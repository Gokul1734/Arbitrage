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34.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42"/>
          <w:szCs w:val="42"/>
        </w:rPr>
      </w:pPr>
      <w:r w:rsidDel="00000000" w:rsidR="00000000" w:rsidRPr="00000000">
        <w:rPr>
          <w:b w:val="1"/>
          <w:sz w:val="42"/>
          <w:szCs w:val="42"/>
          <w:rtl w:val="0"/>
        </w:rPr>
        <w:t xml:space="preserve">                     ARBITRAGE WEBSITE</w:t>
      </w:r>
      <w:r w:rsidDel="00000000" w:rsidR="00000000" w:rsidRPr="00000000">
        <w:rPr>
          <w:rtl w:val="0"/>
        </w:rPr>
      </w:r>
    </w:p>
    <w:p w:rsidR="00000000" w:rsidDel="00000000" w:rsidP="00000000" w:rsidRDefault="00000000" w:rsidRPr="00000000" w14:paraId="00000002">
      <w:pPr>
        <w:pStyle w:val="Heading5"/>
        <w:ind w:firstLine="360"/>
        <w:jc w:val="left"/>
        <w:rPr>
          <w:sz w:val="30"/>
          <w:szCs w:val="30"/>
        </w:rPr>
      </w:pPr>
      <w:r w:rsidDel="00000000" w:rsidR="00000000" w:rsidRPr="00000000">
        <w:rPr>
          <w:sz w:val="28"/>
          <w:szCs w:val="28"/>
          <w:rtl w:val="0"/>
        </w:rPr>
        <w:t xml:space="preserve">                                       </w:t>
      </w:r>
      <w:r w:rsidDel="00000000" w:rsidR="00000000" w:rsidRPr="00000000">
        <w:rPr>
          <w:sz w:val="30"/>
          <w:szCs w:val="30"/>
          <w:rtl w:val="0"/>
        </w:rPr>
        <w:t xml:space="preserve">A PROJECT REPORT</w:t>
      </w:r>
    </w:p>
    <w:p w:rsidR="00000000" w:rsidDel="00000000" w:rsidP="00000000" w:rsidRDefault="00000000" w:rsidRPr="00000000" w14:paraId="00000003">
      <w:pPr>
        <w:jc w:val="left"/>
        <w:rPr>
          <w:b w:val="1"/>
          <w:sz w:val="28"/>
          <w:szCs w:val="28"/>
        </w:rPr>
      </w:pPr>
      <w:r w:rsidDel="00000000" w:rsidR="00000000" w:rsidRPr="00000000">
        <w:rPr>
          <w:b w:val="1"/>
          <w:sz w:val="28"/>
          <w:szCs w:val="28"/>
          <w:rtl w:val="0"/>
        </w:rPr>
        <w:t xml:space="preserve">                                                             for</w:t>
      </w:r>
    </w:p>
    <w:p w:rsidR="00000000" w:rsidDel="00000000" w:rsidP="00000000" w:rsidRDefault="00000000" w:rsidRPr="00000000" w14:paraId="00000004">
      <w:pPr>
        <w:jc w:val="left"/>
        <w:rPr>
          <w:b w:val="1"/>
          <w:sz w:val="28"/>
          <w:szCs w:val="28"/>
        </w:rPr>
      </w:pPr>
      <w:r w:rsidDel="00000000" w:rsidR="00000000" w:rsidRPr="00000000">
        <w:rPr>
          <w:b w:val="1"/>
          <w:sz w:val="28"/>
          <w:szCs w:val="28"/>
          <w:rtl w:val="0"/>
        </w:rPr>
        <w:t xml:space="preserve">                                                  design thinking</w:t>
      </w:r>
      <w:r w:rsidDel="00000000" w:rsidR="00000000" w:rsidRPr="00000000">
        <w:rPr>
          <w:rtl w:val="0"/>
        </w:rPr>
      </w:r>
    </w:p>
    <w:p w:rsidR="00000000" w:rsidDel="00000000" w:rsidP="00000000" w:rsidRDefault="00000000" w:rsidRPr="00000000" w14:paraId="00000005">
      <w:pPr>
        <w:ind w:left="0" w:firstLine="0"/>
        <w:jc w:val="left"/>
        <w:rPr/>
      </w:pPr>
      <w:r w:rsidDel="00000000" w:rsidR="00000000" w:rsidRPr="00000000">
        <w:rPr>
          <w:rtl w:val="0"/>
        </w:rPr>
      </w:r>
    </w:p>
    <w:p w:rsidR="00000000" w:rsidDel="00000000" w:rsidP="00000000" w:rsidRDefault="00000000" w:rsidRPr="00000000" w14:paraId="00000006">
      <w:pPr>
        <w:pStyle w:val="Heading6"/>
        <w:ind w:firstLine="360"/>
        <w:jc w:val="left"/>
        <w:rPr>
          <w:b w:val="1"/>
          <w:i w:val="1"/>
          <w:sz w:val="28"/>
          <w:szCs w:val="28"/>
          <w:u w:val="none"/>
        </w:rPr>
      </w:pPr>
      <w:r w:rsidDel="00000000" w:rsidR="00000000" w:rsidRPr="00000000">
        <w:rPr>
          <w:b w:val="1"/>
          <w:i w:val="1"/>
          <w:sz w:val="28"/>
          <w:szCs w:val="28"/>
          <w:u w:val="none"/>
          <w:rtl w:val="0"/>
        </w:rPr>
        <w:t xml:space="preserve">                                               Submitted by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5"/>
        <w:ind w:firstLine="360"/>
        <w:rPr>
          <w:sz w:val="32"/>
          <w:szCs w:val="32"/>
        </w:rPr>
      </w:pPr>
      <w:r w:rsidDel="00000000" w:rsidR="00000000" w:rsidRPr="00000000">
        <w:rPr>
          <w:sz w:val="32"/>
          <w:szCs w:val="32"/>
          <w:rtl w:val="0"/>
        </w:rPr>
        <w:t xml:space="preserve">GOKUL PRIYAN.K(RA2211003020327)</w:t>
      </w:r>
    </w:p>
    <w:p w:rsidR="00000000" w:rsidDel="00000000" w:rsidP="00000000" w:rsidRDefault="00000000" w:rsidRPr="00000000" w14:paraId="00000009">
      <w:pPr>
        <w:jc w:val="center"/>
        <w:rPr>
          <w:b w:val="1"/>
          <w:sz w:val="32"/>
          <w:szCs w:val="32"/>
        </w:rPr>
      </w:pPr>
      <w:r w:rsidDel="00000000" w:rsidR="00000000" w:rsidRPr="00000000">
        <w:rPr>
          <w:rtl w:val="0"/>
        </w:rPr>
        <w:t xml:space="preserve">    </w:t>
      </w:r>
      <w:r w:rsidDel="00000000" w:rsidR="00000000" w:rsidRPr="00000000">
        <w:rPr>
          <w:b w:val="1"/>
          <w:sz w:val="32"/>
          <w:szCs w:val="32"/>
          <w:rtl w:val="0"/>
        </w:rPr>
        <w:t xml:space="preserve">ABISHEK.U</w:t>
      </w:r>
      <w:r w:rsidDel="00000000" w:rsidR="00000000" w:rsidRPr="00000000">
        <w:rPr>
          <w:b w:val="1"/>
          <w:sz w:val="32"/>
          <w:szCs w:val="32"/>
          <w:rtl w:val="0"/>
        </w:rPr>
        <w:t xml:space="preserve">(RA2211003020334)</w:t>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    VIDHYA.V(RA2211003020335)</w:t>
      </w: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b w:val="1"/>
          <w:rtl w:val="0"/>
        </w:rPr>
        <w:t xml:space="preserve">                                </w:t>
      </w:r>
      <w:r w:rsidDel="00000000" w:rsidR="00000000" w:rsidRPr="00000000">
        <w:rPr>
          <w:b w:val="1"/>
          <w:sz w:val="32"/>
          <w:szCs w:val="32"/>
          <w:rtl w:val="0"/>
        </w:rPr>
        <w:t xml:space="preserve">DHARANI P(RA2211003020340)</w:t>
      </w:r>
    </w:p>
    <w:p w:rsidR="00000000" w:rsidDel="00000000" w:rsidP="00000000" w:rsidRDefault="00000000" w:rsidRPr="00000000" w14:paraId="0000000C">
      <w:pPr>
        <w:rPr>
          <w:b w:val="1"/>
          <w:sz w:val="32"/>
          <w:szCs w:val="32"/>
        </w:rPr>
      </w:pPr>
      <w:r w:rsidDel="00000000" w:rsidR="00000000" w:rsidRPr="00000000">
        <w:rPr>
          <w:b w:val="1"/>
          <w:sz w:val="32"/>
          <w:szCs w:val="32"/>
          <w:rtl w:val="0"/>
        </w:rPr>
        <w:t xml:space="preserve">                    EVANKA VINOLIYA.E(RA2211003020342)</w:t>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                               KISHORE. P (RA2211003020344)</w:t>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F">
      <w:pPr>
        <w:jc w:val="left"/>
        <w:rPr>
          <w:sz w:val="32"/>
          <w:szCs w:val="32"/>
        </w:rPr>
      </w:pPr>
      <w:r w:rsidDel="00000000" w:rsidR="00000000" w:rsidRPr="00000000">
        <w:rPr>
          <w:sz w:val="32"/>
          <w:szCs w:val="32"/>
          <w:rtl w:val="0"/>
        </w:rPr>
        <w:t xml:space="preserve">                                     </w:t>
      </w:r>
      <w:r w:rsidDel="00000000" w:rsidR="00000000" w:rsidRPr="00000000">
        <w:rPr>
          <w:sz w:val="32"/>
          <w:szCs w:val="32"/>
          <w:rtl w:val="0"/>
        </w:rPr>
        <w:t xml:space="preserve">  III semester odd sem</w:t>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2023-2024</w:t>
      </w:r>
    </w:p>
    <w:p w:rsidR="00000000" w:rsidDel="00000000" w:rsidP="00000000" w:rsidRDefault="00000000" w:rsidRPr="00000000" w14:paraId="00000011">
      <w:pPr>
        <w:jc w:val="center"/>
        <w:rPr>
          <w:b w:val="1"/>
          <w:i w:val="1"/>
          <w:sz w:val="28"/>
          <w:szCs w:val="28"/>
        </w:rPr>
      </w:pPr>
      <w:r w:rsidDel="00000000" w:rsidR="00000000" w:rsidRPr="00000000">
        <w:rPr>
          <w:rtl w:val="0"/>
        </w:rPr>
      </w:r>
    </w:p>
    <w:p w:rsidR="00000000" w:rsidDel="00000000" w:rsidP="00000000" w:rsidRDefault="00000000" w:rsidRPr="00000000" w14:paraId="00000012">
      <w:pPr>
        <w:jc w:val="center"/>
        <w:rPr>
          <w:b w:val="1"/>
          <w:i w:val="1"/>
          <w:sz w:val="28"/>
          <w:szCs w:val="28"/>
        </w:rPr>
      </w:pPr>
      <w:r w:rsidDel="00000000" w:rsidR="00000000" w:rsidRPr="00000000">
        <w:rPr>
          <w:b w:val="1"/>
          <w:i w:val="1"/>
          <w:sz w:val="28"/>
          <w:szCs w:val="28"/>
          <w:rtl w:val="0"/>
        </w:rPr>
        <w:t xml:space="preserve">of </w:t>
      </w:r>
    </w:p>
    <w:p w:rsidR="00000000" w:rsidDel="00000000" w:rsidP="00000000" w:rsidRDefault="00000000" w:rsidRPr="00000000" w14:paraId="00000013">
      <w:pPr>
        <w:jc w:val="center"/>
        <w:rPr>
          <w:b w:val="1"/>
          <w:i w:val="1"/>
          <w:sz w:val="28"/>
          <w:szCs w:val="28"/>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b w:val="1"/>
          <w:sz w:val="32"/>
          <w:szCs w:val="32"/>
          <w:rtl w:val="0"/>
        </w:rPr>
        <w:t xml:space="preserve">B.Tech. (FULL TIME)</w:t>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w:t>
      </w:r>
    </w:p>
    <w:p w:rsidR="00000000" w:rsidDel="00000000" w:rsidP="00000000" w:rsidRDefault="00000000" w:rsidRPr="00000000" w14:paraId="00000017">
      <w:pPr>
        <w:ind w:left="360" w:firstLine="0"/>
        <w:jc w:val="center"/>
        <w:rPr/>
      </w:pPr>
      <w:r w:rsidDel="00000000" w:rsidR="00000000" w:rsidRPr="00000000">
        <w:rPr>
          <w:rtl w:val="0"/>
        </w:rPr>
      </w:r>
    </w:p>
    <w:p w:rsidR="00000000" w:rsidDel="00000000" w:rsidP="00000000" w:rsidRDefault="00000000" w:rsidRPr="00000000" w14:paraId="00000018">
      <w:pPr>
        <w:pStyle w:val="Heading1"/>
        <w:jc w:val="center"/>
        <w:rPr>
          <w:sz w:val="28"/>
          <w:szCs w:val="28"/>
        </w:rPr>
      </w:pPr>
      <w:r w:rsidDel="00000000" w:rsidR="00000000" w:rsidRPr="00000000">
        <w:rPr>
          <w:sz w:val="28"/>
          <w:szCs w:val="28"/>
          <w:rtl w:val="0"/>
        </w:rPr>
        <w:t xml:space="preserve">COMPUTER SCIENCE ENGINEERING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0" distT="0" distL="0" distR="0">
            <wp:extent cx="1876425" cy="942975"/>
            <wp:effectExtent b="0" l="0" r="0" t="0"/>
            <wp:docPr id="350"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18764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SRM INSTITUTE OF SCIENCE AND TECHNOLOGY</w:t>
      </w:r>
    </w:p>
    <w:p w:rsidR="00000000" w:rsidDel="00000000" w:rsidP="00000000" w:rsidRDefault="00000000" w:rsidRPr="00000000" w14:paraId="0000001F">
      <w:pPr>
        <w:rPr>
          <w:sz w:val="28"/>
          <w:szCs w:val="28"/>
        </w:rPr>
      </w:pPr>
      <w:r w:rsidDel="00000000" w:rsidR="00000000" w:rsidRPr="00000000">
        <w:rPr>
          <w:rtl w:val="0"/>
        </w:rPr>
        <w:tab/>
        <w:tab/>
        <w:tab/>
        <w:tab/>
        <w:tab/>
        <w:t xml:space="preserve">        </w:t>
      </w:r>
      <w:r w:rsidDel="00000000" w:rsidR="00000000" w:rsidRPr="00000000">
        <w:rPr>
          <w:sz w:val="20"/>
          <w:szCs w:val="20"/>
          <w:rtl w:val="0"/>
        </w:rPr>
        <w:t xml:space="preserve">RAMAPURAM</w:t>
      </w:r>
      <w:r w:rsidDel="00000000" w:rsidR="00000000" w:rsidRPr="00000000">
        <w:rPr>
          <w:rtl w:val="0"/>
        </w:rPr>
      </w:r>
    </w:p>
    <w:p w:rsidR="00000000" w:rsidDel="00000000" w:rsidP="00000000" w:rsidRDefault="00000000" w:rsidRPr="00000000" w14:paraId="00000020">
      <w:pPr>
        <w:pStyle w:val="Heading5"/>
        <w:ind w:left="0" w:firstLine="0"/>
        <w:rPr>
          <w:sz w:val="28"/>
          <w:szCs w:val="28"/>
        </w:rPr>
      </w:pPr>
      <w:r w:rsidDel="00000000" w:rsidR="00000000" w:rsidRPr="00000000">
        <w:rPr>
          <w:rtl w:val="0"/>
        </w:rPr>
      </w:r>
    </w:p>
    <w:p w:rsidR="00000000" w:rsidDel="00000000" w:rsidP="00000000" w:rsidRDefault="00000000" w:rsidRPr="00000000" w14:paraId="00000021">
      <w:pPr>
        <w:pStyle w:val="Heading5"/>
        <w:ind w:left="0" w:firstLine="0"/>
        <w:jc w:val="left"/>
        <w:rPr>
          <w:sz w:val="28"/>
          <w:szCs w:val="28"/>
        </w:rPr>
      </w:pPr>
      <w:r w:rsidDel="00000000" w:rsidR="00000000" w:rsidRPr="00000000">
        <w:rPr>
          <w:sz w:val="28"/>
          <w:szCs w:val="28"/>
          <w:rtl w:val="0"/>
        </w:rPr>
        <w:t xml:space="preserve">                                                   NOVEMBER 2023</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SRM INSTITUTE OF SCIENCE AND TECHNOLOGY </w:t>
      </w:r>
    </w:p>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RAMAPURAM</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spacing w:line="480" w:lineRule="auto"/>
        <w:ind w:firstLine="720"/>
        <w:jc w:val="both"/>
        <w:rPr>
          <w:sz w:val="28"/>
          <w:szCs w:val="28"/>
        </w:rPr>
      </w:pPr>
      <w:r w:rsidDel="00000000" w:rsidR="00000000" w:rsidRPr="00000000">
        <w:rPr>
          <w:sz w:val="28"/>
          <w:szCs w:val="28"/>
          <w:rtl w:val="0"/>
        </w:rPr>
        <w:t xml:space="preserve">Certified </w:t>
      </w:r>
      <w:r w:rsidDel="00000000" w:rsidR="00000000" w:rsidRPr="00000000">
        <w:rPr>
          <w:sz w:val="28"/>
          <w:szCs w:val="28"/>
          <w:rtl w:val="0"/>
        </w:rPr>
        <w:t xml:space="preserve">that</w:t>
      </w:r>
      <w:r w:rsidDel="00000000" w:rsidR="00000000" w:rsidRPr="00000000">
        <w:rPr>
          <w:sz w:val="28"/>
          <w:szCs w:val="28"/>
          <w:rtl w:val="0"/>
        </w:rPr>
        <w:t xml:space="preserve"> this project report </w:t>
      </w:r>
      <w:r w:rsidDel="00000000" w:rsidR="00000000" w:rsidRPr="00000000">
        <w:rPr>
          <w:b w:val="1"/>
          <w:sz w:val="28"/>
          <w:szCs w:val="28"/>
          <w:rtl w:val="0"/>
        </w:rPr>
        <w:t xml:space="preserve">“ARBITRAGE” </w:t>
      </w:r>
      <w:r w:rsidDel="00000000" w:rsidR="00000000" w:rsidRPr="00000000">
        <w:rPr>
          <w:sz w:val="28"/>
          <w:szCs w:val="28"/>
          <w:rtl w:val="0"/>
        </w:rPr>
        <w:t xml:space="preserve">is the bonafide work of “</w:t>
      </w:r>
      <w:r w:rsidDel="00000000" w:rsidR="00000000" w:rsidRPr="00000000">
        <w:rPr>
          <w:b w:val="1"/>
          <w:sz w:val="32"/>
          <w:szCs w:val="32"/>
          <w:rtl w:val="0"/>
        </w:rPr>
        <w:t xml:space="preserve">GOKULPRIYAN.K (RA2211003020327)</w:t>
      </w:r>
      <w:r w:rsidDel="00000000" w:rsidR="00000000" w:rsidRPr="00000000">
        <w:rPr>
          <w:rtl w:val="0"/>
        </w:rPr>
        <w:t xml:space="preserve">, </w:t>
      </w:r>
      <w:r w:rsidDel="00000000" w:rsidR="00000000" w:rsidRPr="00000000">
        <w:rPr>
          <w:b w:val="1"/>
          <w:sz w:val="32"/>
          <w:szCs w:val="32"/>
          <w:rtl w:val="0"/>
        </w:rPr>
        <w:t xml:space="preserve">ABISHEK.U (RA2211003020334),VIDHYA.V (RA2211003020335)</w:t>
      </w:r>
      <w:r w:rsidDel="00000000" w:rsidR="00000000" w:rsidRPr="00000000">
        <w:rPr>
          <w:b w:val="1"/>
          <w:rtl w:val="0"/>
        </w:rPr>
        <w:t xml:space="preserve">,  </w:t>
      </w:r>
      <w:r w:rsidDel="00000000" w:rsidR="00000000" w:rsidRPr="00000000">
        <w:rPr>
          <w:b w:val="1"/>
          <w:sz w:val="32"/>
          <w:szCs w:val="32"/>
          <w:rtl w:val="0"/>
        </w:rPr>
        <w:t xml:space="preserve">DHARANI P(RA2211003020340),EVANKA_VINOLIYA E(RA2211003020342),KISHORE.P(RA2211003020344)</w:t>
      </w:r>
      <w:r w:rsidDel="00000000" w:rsidR="00000000" w:rsidRPr="00000000">
        <w:rPr>
          <w:b w:val="1"/>
          <w:sz w:val="28"/>
          <w:szCs w:val="28"/>
          <w:rtl w:val="0"/>
        </w:rPr>
        <w:t xml:space="preserve">”</w:t>
      </w:r>
      <w:r w:rsidDel="00000000" w:rsidR="00000000" w:rsidRPr="00000000">
        <w:rPr>
          <w:sz w:val="28"/>
          <w:szCs w:val="28"/>
          <w:rtl w:val="0"/>
        </w:rPr>
        <w:t xml:space="preserve"> of III sem B.Tech  CSE during this academic year  </w:t>
      </w:r>
      <w:r w:rsidDel="00000000" w:rsidR="00000000" w:rsidRPr="00000000">
        <w:rPr>
          <w:sz w:val="28"/>
          <w:szCs w:val="28"/>
          <w:rtl w:val="0"/>
        </w:rPr>
        <w:t xml:space="preserve">2023-2024,Odd Sem in subject Code : 21DCS201P , Design Thinking ,  who carried out the project work under my supervision. </w:t>
      </w:r>
    </w:p>
    <w:p w:rsidR="00000000" w:rsidDel="00000000" w:rsidP="00000000" w:rsidRDefault="00000000" w:rsidRPr="00000000" w14:paraId="0000002C">
      <w:pPr>
        <w:jc w:val="both"/>
        <w:rPr/>
      </w:pPr>
      <w:r w:rsidDel="00000000" w:rsidR="00000000" w:rsidRPr="00000000">
        <w:rPr>
          <w:rtl w:val="0"/>
        </w:rPr>
        <w:tab/>
        <w:t xml:space="preserve">                                                                                  </w:t>
      </w:r>
    </w:p>
    <w:p w:rsidR="00000000" w:rsidDel="00000000" w:rsidP="00000000" w:rsidRDefault="00000000" w:rsidRPr="00000000" w14:paraId="0000002D">
      <w:pPr>
        <w:tabs>
          <w:tab w:val="left" w:leader="none" w:pos="6000"/>
        </w:tabs>
        <w:jc w:val="both"/>
        <w:rPr>
          <w:b w:val="1"/>
        </w:rPr>
      </w:pPr>
      <w:r w:rsidDel="00000000" w:rsidR="00000000" w:rsidRPr="00000000">
        <w:rPr>
          <w:b w:val="1"/>
          <w:rtl w:val="0"/>
        </w:rPr>
        <w:t xml:space="preserve">         </w:t>
      </w:r>
    </w:p>
    <w:p w:rsidR="00000000" w:rsidDel="00000000" w:rsidP="00000000" w:rsidRDefault="00000000" w:rsidRPr="00000000" w14:paraId="0000002E">
      <w:pPr>
        <w:tabs>
          <w:tab w:val="left" w:leader="none" w:pos="6000"/>
        </w:tabs>
        <w:jc w:val="both"/>
        <w:rPr>
          <w:b w:val="1"/>
        </w:rPr>
      </w:pPr>
      <w:r w:rsidDel="00000000" w:rsidR="00000000" w:rsidRPr="00000000">
        <w:rPr>
          <w:rtl w:val="0"/>
        </w:rPr>
      </w:r>
    </w:p>
    <w:p w:rsidR="00000000" w:rsidDel="00000000" w:rsidP="00000000" w:rsidRDefault="00000000" w:rsidRPr="00000000" w14:paraId="0000002F">
      <w:pPr>
        <w:tabs>
          <w:tab w:val="left" w:leader="none" w:pos="6000"/>
        </w:tabs>
        <w:jc w:val="both"/>
        <w:rPr>
          <w:b w:val="1"/>
        </w:rPr>
      </w:pPr>
      <w:r w:rsidDel="00000000" w:rsidR="00000000" w:rsidRPr="00000000">
        <w:rPr>
          <w:b w:val="1"/>
          <w:rtl w:val="0"/>
        </w:rPr>
        <w:t xml:space="preserve"> </w:t>
      </w:r>
    </w:p>
    <w:tbl>
      <w:tblPr>
        <w:tblStyle w:val="Table1"/>
        <w:tblW w:w="11754.0" w:type="dxa"/>
        <w:jc w:val="left"/>
        <w:tblLayout w:type="fixed"/>
        <w:tblLook w:val="0000"/>
      </w:tblPr>
      <w:tblGrid>
        <w:gridCol w:w="5598"/>
        <w:gridCol w:w="6156"/>
        <w:tblGridChange w:id="0">
          <w:tblGrid>
            <w:gridCol w:w="5598"/>
            <w:gridCol w:w="6156"/>
          </w:tblGrid>
        </w:tblGridChange>
      </w:tblGrid>
      <w:tr>
        <w:trPr>
          <w:cantSplit w:val="0"/>
          <w:tblHeader w:val="0"/>
        </w:trPr>
        <w:tc>
          <w:tcPr/>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SIGNATURE</w:t>
            </w:r>
          </w:p>
          <w:p w:rsidR="00000000" w:rsidDel="00000000" w:rsidP="00000000" w:rsidRDefault="00000000" w:rsidRPr="00000000" w14:paraId="00000032">
            <w:pPr>
              <w:spacing w:after="240" w:before="240" w:lineRule="auto"/>
              <w:jc w:val="both"/>
              <w:rPr>
                <w:b w:val="1"/>
              </w:rPr>
            </w:pPr>
            <w:r w:rsidDel="00000000" w:rsidR="00000000" w:rsidRPr="00000000">
              <w:rPr>
                <w:b w:val="1"/>
                <w:rtl w:val="0"/>
              </w:rPr>
              <w:t xml:space="preserve">Dr. S. VIGNESHWARAN, Ph.D.</w:t>
            </w:r>
          </w:p>
          <w:p w:rsidR="00000000" w:rsidDel="00000000" w:rsidP="00000000" w:rsidRDefault="00000000" w:rsidRPr="00000000" w14:paraId="00000033">
            <w:pPr>
              <w:spacing w:after="240" w:before="240" w:lineRule="auto"/>
              <w:jc w:val="both"/>
              <w:rPr>
                <w:b w:val="1"/>
              </w:rPr>
            </w:pPr>
            <w:r w:rsidDel="00000000" w:rsidR="00000000" w:rsidRPr="00000000">
              <w:rPr>
                <w:b w:val="1"/>
                <w:rtl w:val="0"/>
              </w:rPr>
              <w:t xml:space="preserve">Assistant Professor,</w:t>
            </w:r>
          </w:p>
          <w:p w:rsidR="00000000" w:rsidDel="00000000" w:rsidP="00000000" w:rsidRDefault="00000000" w:rsidRPr="00000000" w14:paraId="00000034">
            <w:pPr>
              <w:spacing w:after="240" w:before="240" w:lineRule="auto"/>
              <w:jc w:val="both"/>
              <w:rPr>
                <w:b w:val="1"/>
              </w:rPr>
            </w:pPr>
            <w:r w:rsidDel="00000000" w:rsidR="00000000" w:rsidRPr="00000000">
              <w:rPr>
                <w:b w:val="1"/>
                <w:rtl w:val="0"/>
              </w:rPr>
              <w:t xml:space="preserve">Department of Mechanical Engineering,</w:t>
            </w:r>
          </w:p>
          <w:p w:rsidR="00000000" w:rsidDel="00000000" w:rsidP="00000000" w:rsidRDefault="00000000" w:rsidRPr="00000000" w14:paraId="00000035">
            <w:pPr>
              <w:spacing w:after="240" w:before="240" w:lineRule="auto"/>
              <w:jc w:val="both"/>
              <w:rPr/>
            </w:pPr>
            <w:r w:rsidDel="00000000" w:rsidR="00000000" w:rsidRPr="00000000">
              <w:rPr>
                <w:b w:val="1"/>
                <w:rtl w:val="0"/>
              </w:rPr>
              <w:t xml:space="preserve">SRM IST Ramapuram</w:t>
            </w:r>
            <w:r w:rsidDel="00000000" w:rsidR="00000000" w:rsidRPr="00000000">
              <w:rPr>
                <w:rtl w:val="0"/>
              </w:rPr>
              <w:tab/>
              <w:t xml:space="preserve">                                                                                  </w:t>
            </w:r>
          </w:p>
          <w:p w:rsidR="00000000" w:rsidDel="00000000" w:rsidP="00000000" w:rsidRDefault="00000000" w:rsidRPr="00000000" w14:paraId="00000036">
            <w:pPr>
              <w:tabs>
                <w:tab w:val="left" w:leader="none" w:pos="6000"/>
              </w:tabs>
              <w:jc w:val="both"/>
              <w:rPr>
                <w:b w:val="1"/>
              </w:rPr>
            </w:pPr>
            <w:r w:rsidDel="00000000" w:rsidR="00000000" w:rsidRPr="00000000">
              <w:rPr>
                <w:rtl w:val="0"/>
              </w:rPr>
            </w:r>
          </w:p>
        </w:tc>
        <w:tc>
          <w:tcPr/>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spacing w:after="240" w:before="240" w:lineRule="auto"/>
              <w:rPr/>
            </w:pPr>
            <w:r w:rsidDel="00000000" w:rsidR="00000000" w:rsidRPr="00000000">
              <w:rPr>
                <w:rtl w:val="0"/>
              </w:rPr>
              <w:t xml:space="preserve">                           </w:t>
              <w:tab/>
              <w:t xml:space="preserve">SIGNATURE</w:t>
            </w:r>
          </w:p>
          <w:p w:rsidR="00000000" w:rsidDel="00000000" w:rsidP="00000000" w:rsidRDefault="00000000" w:rsidRPr="00000000" w14:paraId="0000003A">
            <w:pPr>
              <w:spacing w:after="240" w:before="240" w:lineRule="auto"/>
              <w:rPr>
                <w:b w:val="1"/>
                <w:highlight w:val="yellow"/>
              </w:rPr>
            </w:pPr>
            <w:r w:rsidDel="00000000" w:rsidR="00000000" w:rsidRPr="00000000">
              <w:rPr>
                <w:b w:val="1"/>
                <w:rtl w:val="0"/>
              </w:rPr>
              <w:t xml:space="preserve">               </w:t>
              <w:tab/>
            </w:r>
            <w:r w:rsidDel="00000000" w:rsidR="00000000" w:rsidRPr="00000000">
              <w:rPr>
                <w:b w:val="1"/>
                <w:highlight w:val="yellow"/>
                <w:rtl w:val="0"/>
              </w:rPr>
              <w:t xml:space="preserve">Dr. Write Name of CSE HoD</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                 </w:t>
              <w:tab/>
              <w:t xml:space="preserve">PROFESSOR &amp; HEAD</w:t>
            </w:r>
          </w:p>
          <w:p w:rsidR="00000000" w:rsidDel="00000000" w:rsidP="00000000" w:rsidRDefault="00000000" w:rsidRPr="00000000" w14:paraId="0000003C">
            <w:pPr>
              <w:rPr>
                <w:b w:val="1"/>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INTERNAL EXAMINER- I</w:t>
        <w:tab/>
        <w:tab/>
        <w:tab/>
        <w:t xml:space="preserve">           </w:t>
        <w:tab/>
        <w:t xml:space="preserve">INTERNAL EXAMINER-II</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b w:val="1"/>
          <w:sz w:val="28"/>
          <w:szCs w:val="28"/>
        </w:rPr>
      </w:pPr>
      <w:r w:rsidDel="00000000" w:rsidR="00000000" w:rsidRPr="00000000">
        <w:rPr>
          <w:rtl w:val="0"/>
        </w:rPr>
      </w:r>
    </w:p>
    <w:p w:rsidR="00000000" w:rsidDel="00000000" w:rsidP="00000000" w:rsidRDefault="00000000" w:rsidRPr="00000000" w14:paraId="00000041">
      <w:pPr>
        <w:jc w:val="left"/>
        <w:rPr>
          <w:b w:val="1"/>
          <w:sz w:val="28"/>
          <w:szCs w:val="28"/>
        </w:rPr>
      </w:pPr>
      <w:r w:rsidDel="00000000" w:rsidR="00000000" w:rsidRPr="00000000">
        <w:rPr>
          <w:rtl w:val="0"/>
        </w:rPr>
      </w:r>
    </w:p>
    <w:p w:rsidR="00000000" w:rsidDel="00000000" w:rsidP="00000000" w:rsidRDefault="00000000" w:rsidRPr="00000000" w14:paraId="00000042">
      <w:pPr>
        <w:jc w:val="center"/>
        <w:rPr>
          <w:b w:val="1"/>
          <w:sz w:val="28"/>
          <w:szCs w:val="28"/>
        </w:rPr>
      </w:pPr>
      <w:r w:rsidDel="00000000" w:rsidR="00000000" w:rsidRPr="00000000">
        <w:rPr>
          <w:rtl w:val="0"/>
        </w:rPr>
      </w:r>
    </w:p>
    <w:p w:rsidR="00000000" w:rsidDel="00000000" w:rsidP="00000000" w:rsidRDefault="00000000" w:rsidRPr="00000000" w14:paraId="00000043">
      <w:pPr>
        <w:jc w:val="center"/>
        <w:rPr>
          <w:b w:val="1"/>
          <w:sz w:val="28"/>
          <w:szCs w:val="28"/>
        </w:rPr>
      </w:pPr>
      <w:r w:rsidDel="00000000" w:rsidR="00000000" w:rsidRPr="00000000">
        <w:rPr>
          <w:b w:val="1"/>
          <w:sz w:val="28"/>
          <w:szCs w:val="28"/>
          <w:rtl w:val="0"/>
        </w:rPr>
        <w:t xml:space="preserve">ACKNOWLEDGEMENTS</w:t>
      </w:r>
    </w:p>
    <w:p w:rsidR="00000000" w:rsidDel="00000000" w:rsidP="00000000" w:rsidRDefault="00000000" w:rsidRPr="00000000" w14:paraId="00000044">
      <w:pPr>
        <w:jc w:val="center"/>
        <w:rPr>
          <w:b w:val="1"/>
          <w:sz w:val="28"/>
          <w:szCs w:val="28"/>
        </w:rPr>
      </w:pPr>
      <w:r w:rsidDel="00000000" w:rsidR="00000000" w:rsidRPr="00000000">
        <w:rPr>
          <w:rtl w:val="0"/>
        </w:rPr>
      </w:r>
    </w:p>
    <w:p w:rsidR="00000000" w:rsidDel="00000000" w:rsidP="00000000" w:rsidRDefault="00000000" w:rsidRPr="00000000" w14:paraId="00000045">
      <w:pPr>
        <w:spacing w:line="360" w:lineRule="auto"/>
        <w:ind w:firstLine="720"/>
        <w:jc w:val="both"/>
        <w:rPr>
          <w:sz w:val="28"/>
          <w:szCs w:val="28"/>
        </w:rPr>
      </w:pPr>
      <w:r w:rsidDel="00000000" w:rsidR="00000000" w:rsidRPr="00000000">
        <w:rPr>
          <w:sz w:val="28"/>
          <w:szCs w:val="28"/>
          <w:rtl w:val="0"/>
        </w:rPr>
        <w:t xml:space="preserve">We are expressing our deep sense of gratitude to our beloved chancellor </w:t>
      </w:r>
      <w:r w:rsidDel="00000000" w:rsidR="00000000" w:rsidRPr="00000000">
        <w:rPr>
          <w:b w:val="1"/>
          <w:sz w:val="28"/>
          <w:szCs w:val="28"/>
          <w:rtl w:val="0"/>
        </w:rPr>
        <w:t xml:space="preserve">Dr. T. R. PACHAMUTHU</w:t>
      </w:r>
      <w:r w:rsidDel="00000000" w:rsidR="00000000" w:rsidRPr="00000000">
        <w:rPr>
          <w:sz w:val="28"/>
          <w:szCs w:val="28"/>
          <w:rtl w:val="0"/>
        </w:rPr>
        <w:t xml:space="preserve">, for providing us with the required infrastructure throughout the course.</w:t>
      </w:r>
    </w:p>
    <w:p w:rsidR="00000000" w:rsidDel="00000000" w:rsidP="00000000" w:rsidRDefault="00000000" w:rsidRPr="00000000" w14:paraId="00000046">
      <w:pPr>
        <w:spacing w:line="360" w:lineRule="auto"/>
        <w:ind w:firstLine="720"/>
        <w:jc w:val="both"/>
        <w:rPr>
          <w:sz w:val="28"/>
          <w:szCs w:val="28"/>
        </w:rPr>
      </w:pPr>
      <w:r w:rsidDel="00000000" w:rsidR="00000000" w:rsidRPr="00000000">
        <w:rPr>
          <w:sz w:val="28"/>
          <w:szCs w:val="28"/>
          <w:rtl w:val="0"/>
        </w:rPr>
        <w:t xml:space="preserve">We take this opportunity to extend our hearty thanks to our chairman        </w:t>
      </w:r>
      <w:r w:rsidDel="00000000" w:rsidR="00000000" w:rsidRPr="00000000">
        <w:rPr>
          <w:b w:val="1"/>
          <w:sz w:val="28"/>
          <w:szCs w:val="28"/>
          <w:rtl w:val="0"/>
        </w:rPr>
        <w:t xml:space="preserve">Dr. R. SHIVAKUMAR</w:t>
      </w:r>
      <w:r w:rsidDel="00000000" w:rsidR="00000000" w:rsidRPr="00000000">
        <w:rPr>
          <w:sz w:val="28"/>
          <w:szCs w:val="28"/>
          <w:rtl w:val="0"/>
        </w:rPr>
        <w:t xml:space="preserve"> for his constant support. </w:t>
      </w:r>
    </w:p>
    <w:p w:rsidR="00000000" w:rsidDel="00000000" w:rsidP="00000000" w:rsidRDefault="00000000" w:rsidRPr="00000000" w14:paraId="00000047">
      <w:pPr>
        <w:spacing w:line="360" w:lineRule="auto"/>
        <w:ind w:firstLine="720"/>
        <w:jc w:val="both"/>
        <w:rPr>
          <w:sz w:val="28"/>
          <w:szCs w:val="28"/>
        </w:rPr>
      </w:pPr>
      <w:r w:rsidDel="00000000" w:rsidR="00000000" w:rsidRPr="00000000">
        <w:rPr>
          <w:sz w:val="28"/>
          <w:szCs w:val="28"/>
          <w:rtl w:val="0"/>
        </w:rPr>
        <w:t xml:space="preserve">We take this opportunity to extend our hearty thanks to our Dean                </w:t>
      </w:r>
      <w:r w:rsidDel="00000000" w:rsidR="00000000" w:rsidRPr="00000000">
        <w:rPr>
          <w:b w:val="1"/>
          <w:sz w:val="28"/>
          <w:szCs w:val="28"/>
          <w:rtl w:val="0"/>
        </w:rPr>
        <w:t xml:space="preserve">Dr. M. MURALI KRISHA, Ph.D.,</w:t>
      </w:r>
      <w:r w:rsidDel="00000000" w:rsidR="00000000" w:rsidRPr="00000000">
        <w:rPr>
          <w:sz w:val="28"/>
          <w:szCs w:val="28"/>
          <w:rtl w:val="0"/>
        </w:rPr>
        <w:t xml:space="preserve"> for his constant support.</w:t>
      </w:r>
    </w:p>
    <w:p w:rsidR="00000000" w:rsidDel="00000000" w:rsidP="00000000" w:rsidRDefault="00000000" w:rsidRPr="00000000" w14:paraId="00000048">
      <w:pPr>
        <w:spacing w:line="360" w:lineRule="auto"/>
        <w:ind w:firstLine="720"/>
        <w:jc w:val="both"/>
        <w:rPr>
          <w:sz w:val="28"/>
          <w:szCs w:val="28"/>
        </w:rPr>
      </w:pPr>
      <w:r w:rsidDel="00000000" w:rsidR="00000000" w:rsidRPr="00000000">
        <w:rPr>
          <w:sz w:val="28"/>
          <w:szCs w:val="28"/>
          <w:rtl w:val="0"/>
        </w:rPr>
        <w:t xml:space="preserve">We convey our sincere thanks to our Head of the Department                       </w:t>
      </w:r>
      <w:r w:rsidDel="00000000" w:rsidR="00000000" w:rsidRPr="00000000">
        <w:rPr>
          <w:b w:val="1"/>
          <w:sz w:val="28"/>
          <w:szCs w:val="28"/>
          <w:rtl w:val="0"/>
        </w:rPr>
        <w:t xml:space="preserve">Dr.    , Ph.D</w:t>
      </w:r>
      <w:r w:rsidDel="00000000" w:rsidR="00000000" w:rsidRPr="00000000">
        <w:rPr>
          <w:sz w:val="28"/>
          <w:szCs w:val="28"/>
          <w:rtl w:val="0"/>
        </w:rPr>
        <w:t xml:space="preserve">., for his interest and support throughout the project</w:t>
      </w:r>
    </w:p>
    <w:p w:rsidR="00000000" w:rsidDel="00000000" w:rsidP="00000000" w:rsidRDefault="00000000" w:rsidRPr="00000000" w14:paraId="00000049">
      <w:pPr>
        <w:spacing w:line="360" w:lineRule="auto"/>
        <w:ind w:firstLine="720"/>
        <w:jc w:val="both"/>
        <w:rPr>
          <w:sz w:val="28"/>
          <w:szCs w:val="28"/>
        </w:rPr>
      </w:pPr>
      <w:r w:rsidDel="00000000" w:rsidR="00000000" w:rsidRPr="00000000">
        <w:rPr>
          <w:sz w:val="28"/>
          <w:szCs w:val="28"/>
          <w:rtl w:val="0"/>
        </w:rPr>
        <w:t xml:space="preserve">We take the privilege to thank our Project Coordinator                                     </w:t>
      </w:r>
      <w:r w:rsidDel="00000000" w:rsidR="00000000" w:rsidRPr="00000000">
        <w:rPr>
          <w:b w:val="1"/>
          <w:color w:val="000000"/>
          <w:sz w:val="28"/>
          <w:szCs w:val="28"/>
          <w:rtl w:val="0"/>
        </w:rPr>
        <w:t xml:space="preserve">Dr. G. PRABHAKARAN, Ph.D., </w:t>
      </w:r>
      <w:r w:rsidDel="00000000" w:rsidR="00000000" w:rsidRPr="00000000">
        <w:rPr>
          <w:color w:val="000000"/>
          <w:sz w:val="28"/>
          <w:szCs w:val="28"/>
          <w:rtl w:val="0"/>
        </w:rPr>
        <w:t xml:space="preserve">Vice Principal (Academics),</w:t>
      </w:r>
      <w:r w:rsidDel="00000000" w:rsidR="00000000" w:rsidRPr="00000000">
        <w:rPr>
          <w:sz w:val="28"/>
          <w:szCs w:val="28"/>
          <w:rtl w:val="0"/>
        </w:rPr>
        <w:t xml:space="preserve"> for his suggestions, support and encouragement towards the completion of the project with perfection.</w:t>
      </w:r>
    </w:p>
    <w:p w:rsidR="00000000" w:rsidDel="00000000" w:rsidP="00000000" w:rsidRDefault="00000000" w:rsidRPr="00000000" w14:paraId="0000004A">
      <w:pPr>
        <w:spacing w:line="360" w:lineRule="auto"/>
        <w:ind w:firstLine="720"/>
        <w:jc w:val="both"/>
        <w:rPr>
          <w:sz w:val="28"/>
          <w:szCs w:val="28"/>
        </w:rPr>
      </w:pPr>
      <w:r w:rsidDel="00000000" w:rsidR="00000000" w:rsidRPr="00000000">
        <w:rPr>
          <w:sz w:val="28"/>
          <w:szCs w:val="28"/>
          <w:rtl w:val="0"/>
        </w:rPr>
        <w:t xml:space="preserve">We express our heartfelt thanks to our guide Mr. </w:t>
      </w:r>
      <w:r w:rsidDel="00000000" w:rsidR="00000000" w:rsidRPr="00000000">
        <w:rPr>
          <w:b w:val="1"/>
          <w:sz w:val="28"/>
          <w:szCs w:val="28"/>
          <w:rtl w:val="0"/>
        </w:rPr>
        <w:t xml:space="preserve">Dr. S. VIGNESHWARAN, Ph.D., </w:t>
      </w:r>
      <w:r w:rsidDel="00000000" w:rsidR="00000000" w:rsidRPr="00000000">
        <w:rPr>
          <w:sz w:val="28"/>
          <w:szCs w:val="28"/>
          <w:rtl w:val="0"/>
        </w:rPr>
        <w:t xml:space="preserve">Assistant Professor for his sustained encouragement, and constant guidance throughout the project work.</w:t>
      </w:r>
    </w:p>
    <w:p w:rsidR="00000000" w:rsidDel="00000000" w:rsidP="00000000" w:rsidRDefault="00000000" w:rsidRPr="00000000" w14:paraId="0000004B">
      <w:pPr>
        <w:spacing w:line="360" w:lineRule="auto"/>
        <w:ind w:firstLine="720"/>
        <w:jc w:val="both"/>
        <w:rPr>
          <w:sz w:val="28"/>
          <w:szCs w:val="28"/>
        </w:rPr>
      </w:pPr>
      <w:r w:rsidDel="00000000" w:rsidR="00000000" w:rsidRPr="00000000">
        <w:rPr>
          <w:sz w:val="28"/>
          <w:szCs w:val="28"/>
          <w:rtl w:val="0"/>
        </w:rPr>
        <w:t xml:space="preserve">We express our deepest gratitude to our parents, Teaching and Non-Teaching faculties for their sustained encouragement, and constant support throughout my studies.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720" w:hanging="720"/>
        <w:jc w:val="center"/>
        <w:rPr>
          <w:b w:val="1"/>
          <w:sz w:val="40"/>
          <w:szCs w:val="40"/>
        </w:rPr>
      </w:pPr>
      <w:r w:rsidDel="00000000" w:rsidR="00000000" w:rsidRPr="00000000">
        <w:rPr>
          <w:rtl w:val="0"/>
        </w:rPr>
      </w:r>
    </w:p>
    <w:p w:rsidR="00000000" w:rsidDel="00000000" w:rsidP="00000000" w:rsidRDefault="00000000" w:rsidRPr="00000000" w14:paraId="00000054">
      <w:pPr>
        <w:ind w:left="720" w:hanging="720"/>
        <w:jc w:val="center"/>
        <w:rPr>
          <w:b w:val="1"/>
          <w:sz w:val="40"/>
          <w:szCs w:val="40"/>
        </w:rPr>
      </w:pPr>
      <w:r w:rsidDel="00000000" w:rsidR="00000000" w:rsidRPr="00000000">
        <w:rPr>
          <w:rtl w:val="0"/>
        </w:rPr>
      </w:r>
    </w:p>
    <w:p w:rsidR="00000000" w:rsidDel="00000000" w:rsidP="00000000" w:rsidRDefault="00000000" w:rsidRPr="00000000" w14:paraId="00000055">
      <w:pPr>
        <w:ind w:left="720" w:hanging="72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56">
      <w:pPr>
        <w:ind w:left="720" w:hanging="720"/>
        <w:jc w:val="center"/>
        <w:rPr>
          <w:b w:val="1"/>
          <w:sz w:val="40"/>
          <w:szCs w:val="40"/>
        </w:rPr>
      </w:pPr>
      <w:r w:rsidDel="00000000" w:rsidR="00000000" w:rsidRPr="00000000">
        <w:rPr>
          <w:rtl w:val="0"/>
        </w:rPr>
      </w:r>
    </w:p>
    <w:p w:rsidR="00000000" w:rsidDel="00000000" w:rsidP="00000000" w:rsidRDefault="00000000" w:rsidRPr="00000000" w14:paraId="00000057">
      <w:pPr>
        <w:spacing w:line="480" w:lineRule="auto"/>
        <w:ind w:left="720" w:hanging="720"/>
        <w:jc w:val="left"/>
        <w:rPr>
          <w:sz w:val="28"/>
          <w:szCs w:val="28"/>
        </w:rPr>
      </w:pPr>
      <w:r w:rsidDel="00000000" w:rsidR="00000000" w:rsidRPr="00000000">
        <w:rPr>
          <w:sz w:val="28"/>
          <w:szCs w:val="28"/>
          <w:rtl w:val="0"/>
        </w:rPr>
        <w:t xml:space="preserve">Empowering innovation: a synopsis of Arbitrage website</w:t>
      </w:r>
    </w:p>
    <w:p w:rsidR="00000000" w:rsidDel="00000000" w:rsidP="00000000" w:rsidRDefault="00000000" w:rsidRPr="00000000" w14:paraId="00000058">
      <w:pPr>
        <w:spacing w:line="480" w:lineRule="auto"/>
        <w:ind w:left="0" w:firstLine="0"/>
        <w:jc w:val="left"/>
        <w:rPr>
          <w:sz w:val="28"/>
          <w:szCs w:val="28"/>
        </w:rPr>
      </w:pPr>
      <w:r w:rsidDel="00000000" w:rsidR="00000000" w:rsidRPr="00000000">
        <w:rPr>
          <w:sz w:val="28"/>
          <w:szCs w:val="28"/>
          <w:rtl w:val="0"/>
        </w:rPr>
        <w:t xml:space="preserve">                Arbitrage website is a gateway to the dynamic world of venture capital and entrepreneurship. The website is a one-stop destination for entrepreneurs seeking funding, investors looking for promising opportunities, and anyone interested in the innovation-driven landscape of startups. Arbitrage serves as a curated platform for entrepreneurs to showcase their groundbreaking business ideas and startups to access vital funding. Investors can explore a diverse range of investment opportunities across industries and stages of growth.We facilitate connections between visionary entrepreneurs and venture capitalists. Entrepreneurs can present their business ideas, and investors can find startups aligned with their investment goals.Explore various investment models, from seed funding to late-stage investments, and gain insights into different approaches to venture capital. </w:t>
      </w:r>
      <w:r w:rsidDel="00000000" w:rsidR="00000000" w:rsidRPr="00000000">
        <w:rPr>
          <w:rtl w:val="0"/>
        </w:rPr>
      </w:r>
    </w:p>
    <w:p w:rsidR="00000000" w:rsidDel="00000000" w:rsidP="00000000" w:rsidRDefault="00000000" w:rsidRPr="00000000" w14:paraId="00000059">
      <w:pPr>
        <w:spacing w:line="480" w:lineRule="auto"/>
        <w:ind w:left="720"/>
        <w:rPr>
          <w:color w:val="374151"/>
          <w:sz w:val="28"/>
          <w:szCs w:val="28"/>
          <w:shd w:fill="f7f7f8" w:val="clear"/>
        </w:rPr>
      </w:pPr>
      <w:r w:rsidDel="00000000" w:rsidR="00000000" w:rsidRPr="00000000">
        <w:rPr>
          <w:rtl w:val="0"/>
        </w:rPr>
      </w:r>
    </w:p>
    <w:p w:rsidR="00000000" w:rsidDel="00000000" w:rsidP="00000000" w:rsidRDefault="00000000" w:rsidRPr="00000000" w14:paraId="0000005A">
      <w:pPr>
        <w:spacing w:line="480" w:lineRule="auto"/>
        <w:ind w:left="720"/>
        <w:rPr>
          <w:color w:val="374151"/>
          <w:sz w:val="28"/>
          <w:szCs w:val="28"/>
          <w:shd w:fill="f7f7f8" w:val="clear"/>
        </w:rPr>
      </w:pPr>
      <w:r w:rsidDel="00000000" w:rsidR="00000000" w:rsidRPr="00000000">
        <w:rPr>
          <w:rtl w:val="0"/>
        </w:rPr>
      </w:r>
    </w:p>
    <w:p w:rsidR="00000000" w:rsidDel="00000000" w:rsidP="00000000" w:rsidRDefault="00000000" w:rsidRPr="00000000" w14:paraId="0000005B">
      <w:pPr>
        <w:spacing w:line="480" w:lineRule="auto"/>
        <w:ind w:left="720"/>
        <w:rPr>
          <w:color w:val="374151"/>
          <w:sz w:val="28"/>
          <w:szCs w:val="28"/>
          <w:shd w:fill="f7f7f8" w:val="clear"/>
        </w:rPr>
      </w:pPr>
      <w:r w:rsidDel="00000000" w:rsidR="00000000" w:rsidRPr="00000000">
        <w:rPr>
          <w:rtl w:val="0"/>
        </w:rPr>
      </w:r>
    </w:p>
    <w:p w:rsidR="00000000" w:rsidDel="00000000" w:rsidP="00000000" w:rsidRDefault="00000000" w:rsidRPr="00000000" w14:paraId="0000005C">
      <w:pPr>
        <w:ind w:left="720" w:hanging="720"/>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line="276" w:lineRule="auto"/>
        <w:rPr>
          <w:b w:val="1"/>
        </w:rPr>
      </w:pPr>
      <w:r w:rsidDel="00000000" w:rsidR="00000000" w:rsidRPr="00000000">
        <w:rPr>
          <w:b w:val="1"/>
          <w:rtl w:val="0"/>
        </w:rPr>
        <w:t xml:space="preserve">Chapter No.</w:t>
        <w:tab/>
        <w:tab/>
        <w:tab/>
        <w:tab/>
        <w:t xml:space="preserve">   Title </w:t>
        <w:tab/>
        <w:tab/>
        <w:tab/>
        <w:tab/>
        <w:tab/>
        <w:tab/>
        <w:t xml:space="preserve">Page No</w:t>
      </w:r>
    </w:p>
    <w:p w:rsidR="00000000" w:rsidDel="00000000" w:rsidP="00000000" w:rsidRDefault="00000000" w:rsidRPr="00000000" w14:paraId="00000068">
      <w:pPr>
        <w:spacing w:line="276" w:lineRule="auto"/>
        <w:rPr>
          <w:b w:val="1"/>
        </w:rPr>
      </w:pPr>
      <w:r w:rsidDel="00000000" w:rsidR="00000000" w:rsidRPr="00000000">
        <w:rPr>
          <w:rtl w:val="0"/>
        </w:rPr>
      </w:r>
    </w:p>
    <w:p w:rsidR="00000000" w:rsidDel="00000000" w:rsidP="00000000" w:rsidRDefault="00000000" w:rsidRPr="00000000" w14:paraId="00000069">
      <w:pPr>
        <w:spacing w:line="360" w:lineRule="auto"/>
        <w:rPr>
          <w:color w:val="000000"/>
        </w:rPr>
      </w:pPr>
      <w:r w:rsidDel="00000000" w:rsidR="00000000" w:rsidRPr="00000000">
        <w:rPr>
          <w:b w:val="1"/>
          <w:color w:val="000000"/>
          <w:rtl w:val="0"/>
        </w:rPr>
        <w:t xml:space="preserve">1</w:t>
        <w:tab/>
        <w:tab/>
        <w:t xml:space="preserve">PHASE I EXPLORE</w:t>
      </w:r>
      <w:r w:rsidDel="00000000" w:rsidR="00000000" w:rsidRPr="00000000">
        <w:rPr>
          <w:rtl w:val="0"/>
        </w:rPr>
      </w:r>
    </w:p>
    <w:p w:rsidR="00000000" w:rsidDel="00000000" w:rsidP="00000000" w:rsidRDefault="00000000" w:rsidRPr="00000000" w14:paraId="0000006A">
      <w:pPr>
        <w:spacing w:line="360" w:lineRule="auto"/>
        <w:ind w:left="1440" w:firstLine="720"/>
        <w:rPr>
          <w:color w:val="000000"/>
        </w:rPr>
      </w:pPr>
      <w:r w:rsidDel="00000000" w:rsidR="00000000" w:rsidRPr="00000000">
        <w:rPr>
          <w:color w:val="000000"/>
          <w:rtl w:val="0"/>
        </w:rPr>
        <w:t xml:space="preserve">STEEP ANALYSIS</w:t>
      </w:r>
    </w:p>
    <w:p w:rsidR="00000000" w:rsidDel="00000000" w:rsidP="00000000" w:rsidRDefault="00000000" w:rsidRPr="00000000" w14:paraId="0000006B">
      <w:pPr>
        <w:spacing w:line="360" w:lineRule="auto"/>
        <w:ind w:left="1440" w:firstLine="720"/>
        <w:rPr>
          <w:color w:val="000000"/>
        </w:rPr>
      </w:pPr>
      <w:r w:rsidDel="00000000" w:rsidR="00000000" w:rsidRPr="00000000">
        <w:rPr>
          <w:color w:val="000000"/>
          <w:rtl w:val="0"/>
        </w:rPr>
        <w:t xml:space="preserve">SYNTHESIS</w:t>
      </w:r>
    </w:p>
    <w:p w:rsidR="00000000" w:rsidDel="00000000" w:rsidP="00000000" w:rsidRDefault="00000000" w:rsidRPr="00000000" w14:paraId="0000006C">
      <w:pPr>
        <w:spacing w:line="360" w:lineRule="auto"/>
        <w:ind w:left="1440" w:firstLine="720"/>
        <w:rPr>
          <w:color w:val="000000"/>
        </w:rPr>
      </w:pPr>
      <w:r w:rsidDel="00000000" w:rsidR="00000000" w:rsidRPr="00000000">
        <w:rPr>
          <w:color w:val="000000"/>
          <w:rtl w:val="0"/>
        </w:rPr>
        <w:t xml:space="preserve">MAPPING </w:t>
      </w:r>
      <w:r w:rsidDel="00000000" w:rsidR="00000000" w:rsidRPr="00000000">
        <w:rPr>
          <w:rtl w:val="0"/>
        </w:rPr>
        <w:t xml:space="preserve">ORGANIZATION</w:t>
      </w:r>
      <w:r w:rsidDel="00000000" w:rsidR="00000000" w:rsidRPr="00000000">
        <w:rPr>
          <w:color w:val="000000"/>
          <w:rtl w:val="0"/>
        </w:rPr>
        <w:t xml:space="preserve"> ACTIVITY</w:t>
      </w:r>
    </w:p>
    <w:p w:rsidR="00000000" w:rsidDel="00000000" w:rsidP="00000000" w:rsidRDefault="00000000" w:rsidRPr="00000000" w14:paraId="0000006D">
      <w:pPr>
        <w:spacing w:line="360" w:lineRule="auto"/>
        <w:ind w:left="1440" w:firstLine="720"/>
        <w:rPr>
          <w:color w:val="000000"/>
        </w:rPr>
      </w:pPr>
      <w:r w:rsidDel="00000000" w:rsidR="00000000" w:rsidRPr="00000000">
        <w:rPr>
          <w:color w:val="000000"/>
          <w:rtl w:val="0"/>
        </w:rPr>
        <w:t xml:space="preserve">KEY COMPONENTS OF </w:t>
      </w:r>
      <w:r w:rsidDel="00000000" w:rsidR="00000000" w:rsidRPr="00000000">
        <w:rPr>
          <w:rtl w:val="0"/>
        </w:rPr>
        <w:t xml:space="preserve">ACTIVITY</w:t>
      </w:r>
      <w:r w:rsidDel="00000000" w:rsidR="00000000" w:rsidRPr="00000000">
        <w:rPr>
          <w:color w:val="000000"/>
          <w:rtl w:val="0"/>
        </w:rPr>
        <w:t xml:space="preserve"> SYSTEM</w:t>
      </w:r>
    </w:p>
    <w:p w:rsidR="00000000" w:rsidDel="00000000" w:rsidP="00000000" w:rsidRDefault="00000000" w:rsidRPr="00000000" w14:paraId="0000006E">
      <w:pPr>
        <w:spacing w:line="360" w:lineRule="auto"/>
        <w:ind w:left="1440" w:firstLine="720"/>
        <w:rPr>
          <w:color w:val="000000"/>
        </w:rPr>
      </w:pPr>
      <w:r w:rsidDel="00000000" w:rsidR="00000000" w:rsidRPr="00000000">
        <w:rPr>
          <w:color w:val="000000"/>
          <w:rtl w:val="0"/>
        </w:rPr>
        <w:t xml:space="preserve">STAKEHOLDER MAPPING MATRIX</w:t>
      </w:r>
    </w:p>
    <w:p w:rsidR="00000000" w:rsidDel="00000000" w:rsidP="00000000" w:rsidRDefault="00000000" w:rsidRPr="00000000" w14:paraId="0000006F">
      <w:pPr>
        <w:spacing w:line="360" w:lineRule="auto"/>
        <w:ind w:left="1440" w:firstLine="720"/>
        <w:rPr/>
      </w:pPr>
      <w:r w:rsidDel="00000000" w:rsidR="00000000" w:rsidRPr="00000000">
        <w:rPr>
          <w:rtl w:val="0"/>
        </w:rPr>
        <w:t xml:space="preserve">STAKEHOLDER LINKS &amp; RELATIONSHIP </w:t>
      </w:r>
    </w:p>
    <w:p w:rsidR="00000000" w:rsidDel="00000000" w:rsidP="00000000" w:rsidRDefault="00000000" w:rsidRPr="00000000" w14:paraId="00000070">
      <w:pPr>
        <w:spacing w:line="360" w:lineRule="auto"/>
        <w:ind w:left="1440" w:firstLine="720"/>
        <w:rPr/>
      </w:pPr>
      <w:r w:rsidDel="00000000" w:rsidR="00000000" w:rsidRPr="00000000">
        <w:rPr>
          <w:rtl w:val="0"/>
        </w:rPr>
        <w:t xml:space="preserve">MAPPING TEMPLATE</w:t>
      </w:r>
    </w:p>
    <w:p w:rsidR="00000000" w:rsidDel="00000000" w:rsidP="00000000" w:rsidRDefault="00000000" w:rsidRPr="00000000" w14:paraId="00000071">
      <w:pPr>
        <w:spacing w:line="360" w:lineRule="auto"/>
        <w:ind w:left="1440" w:firstLine="720"/>
        <w:rPr/>
      </w:pPr>
      <w:r w:rsidDel="00000000" w:rsidR="00000000" w:rsidRPr="00000000">
        <w:rPr>
          <w:rtl w:val="0"/>
        </w:rPr>
        <w:t xml:space="preserve">STAKEHOLDER PRIORITY MAPPING MATRIX</w:t>
      </w:r>
    </w:p>
    <w:p w:rsidR="00000000" w:rsidDel="00000000" w:rsidP="00000000" w:rsidRDefault="00000000" w:rsidRPr="00000000" w14:paraId="00000072">
      <w:pPr>
        <w:spacing w:line="360" w:lineRule="auto"/>
        <w:ind w:left="1440" w:firstLine="720"/>
        <w:rPr/>
      </w:pPr>
      <w:r w:rsidDel="00000000" w:rsidR="00000000" w:rsidRPr="00000000">
        <w:rPr>
          <w:rtl w:val="0"/>
        </w:rPr>
        <w:t xml:space="preserve">STAKEHOLDER ANALYSIS &amp; ENGAGEMENT </w:t>
      </w:r>
    </w:p>
    <w:p w:rsidR="00000000" w:rsidDel="00000000" w:rsidP="00000000" w:rsidRDefault="00000000" w:rsidRPr="00000000" w14:paraId="00000073">
      <w:pPr>
        <w:spacing w:line="360" w:lineRule="auto"/>
        <w:ind w:left="1440" w:firstLine="720"/>
        <w:rPr/>
      </w:pPr>
      <w:r w:rsidDel="00000000" w:rsidR="00000000" w:rsidRPr="00000000">
        <w:rPr>
          <w:rtl w:val="0"/>
        </w:rPr>
        <w:t xml:space="preserve">STRATEGY</w:t>
      </w:r>
    </w:p>
    <w:p w:rsidR="00000000" w:rsidDel="00000000" w:rsidP="00000000" w:rsidRDefault="00000000" w:rsidRPr="00000000" w14:paraId="00000074">
      <w:pPr>
        <w:spacing w:line="360" w:lineRule="auto"/>
        <w:ind w:left="1440" w:firstLine="720"/>
        <w:rPr/>
      </w:pPr>
      <w:r w:rsidDel="00000000" w:rsidR="00000000" w:rsidRPr="00000000">
        <w:rPr>
          <w:rtl w:val="0"/>
        </w:rPr>
        <w:t xml:space="preserve">PROJECT BRIEF AND OPPORTUNITY FRAMING </w:t>
      </w:r>
    </w:p>
    <w:p w:rsidR="00000000" w:rsidDel="00000000" w:rsidP="00000000" w:rsidRDefault="00000000" w:rsidRPr="00000000" w14:paraId="00000075">
      <w:pPr>
        <w:spacing w:line="360" w:lineRule="auto"/>
        <w:ind w:left="1440" w:firstLine="720"/>
        <w:rPr/>
      </w:pPr>
      <w:r w:rsidDel="00000000" w:rsidR="00000000" w:rsidRPr="00000000">
        <w:rPr>
          <w:rtl w:val="0"/>
        </w:rPr>
        <w:t xml:space="preserve">TEMPLATE</w:t>
      </w:r>
    </w:p>
    <w:p w:rsidR="00000000" w:rsidDel="00000000" w:rsidP="00000000" w:rsidRDefault="00000000" w:rsidRPr="00000000" w14:paraId="00000076">
      <w:pPr>
        <w:spacing w:line="360" w:lineRule="auto"/>
        <w:ind w:left="1440" w:firstLine="720"/>
        <w:rPr/>
      </w:pPr>
      <w:r w:rsidDel="00000000" w:rsidR="00000000" w:rsidRPr="00000000">
        <w:rPr>
          <w:rtl w:val="0"/>
        </w:rPr>
        <w:t xml:space="preserve">PROJECT BRIEF AND OPPORTUNITY FRAMING </w:t>
      </w:r>
    </w:p>
    <w:p w:rsidR="00000000" w:rsidDel="00000000" w:rsidP="00000000" w:rsidRDefault="00000000" w:rsidRPr="00000000" w14:paraId="00000077">
      <w:pPr>
        <w:spacing w:line="360" w:lineRule="auto"/>
        <w:ind w:left="1440" w:firstLine="720"/>
        <w:rPr/>
      </w:pPr>
      <w:r w:rsidDel="00000000" w:rsidR="00000000" w:rsidRPr="00000000">
        <w:rPr>
          <w:rtl w:val="0"/>
        </w:rPr>
        <w:t xml:space="preserve">TEMPLATE</w:t>
      </w:r>
    </w:p>
    <w:p w:rsidR="00000000" w:rsidDel="00000000" w:rsidP="00000000" w:rsidRDefault="00000000" w:rsidRPr="00000000" w14:paraId="00000078">
      <w:pPr>
        <w:spacing w:line="360" w:lineRule="auto"/>
        <w:ind w:left="1440" w:firstLine="720"/>
        <w:rPr/>
      </w:pPr>
      <w:r w:rsidDel="00000000" w:rsidR="00000000" w:rsidRPr="00000000">
        <w:rPr>
          <w:rtl w:val="0"/>
        </w:rPr>
        <w:t xml:space="preserve">PROJECT BRIEF AND REFRAMING PROJECT </w:t>
      </w:r>
    </w:p>
    <w:p w:rsidR="00000000" w:rsidDel="00000000" w:rsidP="00000000" w:rsidRDefault="00000000" w:rsidRPr="00000000" w14:paraId="00000079">
      <w:pPr>
        <w:spacing w:line="360" w:lineRule="auto"/>
        <w:ind w:left="1440" w:firstLine="720"/>
        <w:rPr/>
      </w:pPr>
      <w:r w:rsidDel="00000000" w:rsidR="00000000" w:rsidRPr="00000000">
        <w:rPr>
          <w:rtl w:val="0"/>
        </w:rPr>
        <w:t xml:space="preserve">CHALLENGES TEMPLATE</w:t>
      </w:r>
    </w:p>
    <w:p w:rsidR="00000000" w:rsidDel="00000000" w:rsidP="00000000" w:rsidRDefault="00000000" w:rsidRPr="00000000" w14:paraId="0000007A">
      <w:pPr>
        <w:spacing w:line="360" w:lineRule="auto"/>
        <w:ind w:left="1440" w:firstLine="720"/>
        <w:rPr/>
      </w:pPr>
      <w:r w:rsidDel="00000000" w:rsidR="00000000" w:rsidRPr="00000000">
        <w:rPr>
          <w:rtl w:val="0"/>
        </w:rPr>
        <w:t xml:space="preserve">REFRAMING THE OPPORTUNITIES TEMPLATE</w:t>
      </w:r>
    </w:p>
    <w:p w:rsidR="00000000" w:rsidDel="00000000" w:rsidP="00000000" w:rsidRDefault="00000000" w:rsidRPr="00000000" w14:paraId="0000007B">
      <w:pPr>
        <w:spacing w:line="360" w:lineRule="auto"/>
        <w:rPr>
          <w:b w:val="1"/>
        </w:rPr>
      </w:pPr>
      <w:r w:rsidDel="00000000" w:rsidR="00000000" w:rsidRPr="00000000">
        <w:rPr>
          <w:b w:val="1"/>
          <w:color w:val="000000"/>
          <w:rtl w:val="0"/>
        </w:rPr>
        <w:t xml:space="preserve">2</w:t>
        <w:tab/>
        <w:tab/>
        <w:t xml:space="preserve">PHASE II</w:t>
      </w:r>
      <w:r w:rsidDel="00000000" w:rsidR="00000000" w:rsidRPr="00000000">
        <w:rPr>
          <w:b w:val="1"/>
          <w:rtl w:val="0"/>
        </w:rPr>
        <w:t xml:space="preserve"> EMPATHISE </w:t>
      </w:r>
    </w:p>
    <w:p w:rsidR="00000000" w:rsidDel="00000000" w:rsidP="00000000" w:rsidRDefault="00000000" w:rsidRPr="00000000" w14:paraId="0000007C">
      <w:pPr>
        <w:spacing w:line="360" w:lineRule="auto"/>
        <w:ind w:left="720" w:firstLine="720"/>
        <w:rPr/>
      </w:pPr>
      <w:r w:rsidDel="00000000" w:rsidR="00000000" w:rsidRPr="00000000">
        <w:rPr>
          <w:color w:val="000000"/>
          <w:rtl w:val="0"/>
        </w:rPr>
        <w:tab/>
      </w:r>
      <w:r w:rsidDel="00000000" w:rsidR="00000000" w:rsidRPr="00000000">
        <w:rPr>
          <w:rtl w:val="0"/>
        </w:rPr>
        <w:t xml:space="preserve">POEMS FRAMEWORK TEMPLATE</w:t>
      </w:r>
    </w:p>
    <w:p w:rsidR="00000000" w:rsidDel="00000000" w:rsidP="00000000" w:rsidRDefault="00000000" w:rsidRPr="00000000" w14:paraId="0000007D">
      <w:pPr>
        <w:spacing w:line="360" w:lineRule="auto"/>
        <w:ind w:left="720" w:firstLine="720"/>
        <w:rPr/>
      </w:pPr>
      <w:r w:rsidDel="00000000" w:rsidR="00000000" w:rsidRPr="00000000">
        <w:rPr>
          <w:rtl w:val="0"/>
        </w:rPr>
        <w:tab/>
        <w:t xml:space="preserve">GENERATE INTERVIEW QUESTIONS</w:t>
      </w:r>
    </w:p>
    <w:p w:rsidR="00000000" w:rsidDel="00000000" w:rsidP="00000000" w:rsidRDefault="00000000" w:rsidRPr="00000000" w14:paraId="0000007E">
      <w:pPr>
        <w:spacing w:line="360" w:lineRule="auto"/>
        <w:ind w:left="720" w:firstLine="720"/>
        <w:rPr/>
      </w:pPr>
      <w:r w:rsidDel="00000000" w:rsidR="00000000" w:rsidRPr="00000000">
        <w:rPr>
          <w:rtl w:val="0"/>
        </w:rPr>
        <w:tab/>
        <w:t xml:space="preserve">EMPATHY MAP &amp; USER JOURNEY TO GENERATE </w:t>
      </w:r>
    </w:p>
    <w:p w:rsidR="00000000" w:rsidDel="00000000" w:rsidP="00000000" w:rsidRDefault="00000000" w:rsidRPr="00000000" w14:paraId="0000007F">
      <w:pPr>
        <w:spacing w:line="360" w:lineRule="auto"/>
        <w:ind w:left="1440" w:firstLine="720"/>
        <w:rPr/>
      </w:pPr>
      <w:r w:rsidDel="00000000" w:rsidR="00000000" w:rsidRPr="00000000">
        <w:rPr>
          <w:rtl w:val="0"/>
        </w:rPr>
        <w:t xml:space="preserve">INTERVIEW QUESTIONS</w:t>
      </w:r>
    </w:p>
    <w:p w:rsidR="00000000" w:rsidDel="00000000" w:rsidP="00000000" w:rsidRDefault="00000000" w:rsidRPr="00000000" w14:paraId="00000080">
      <w:pPr>
        <w:spacing w:line="360" w:lineRule="auto"/>
        <w:ind w:left="1440" w:firstLine="720"/>
        <w:rPr/>
      </w:pPr>
      <w:r w:rsidDel="00000000" w:rsidR="00000000" w:rsidRPr="00000000">
        <w:rPr>
          <w:rtl w:val="0"/>
        </w:rPr>
        <w:t xml:space="preserve">USER INTERVIEW NOTES</w:t>
      </w:r>
    </w:p>
    <w:p w:rsidR="00000000" w:rsidDel="00000000" w:rsidP="00000000" w:rsidRDefault="00000000" w:rsidRPr="00000000" w14:paraId="00000081">
      <w:pPr>
        <w:spacing w:line="360" w:lineRule="auto"/>
        <w:ind w:left="1440" w:firstLine="720"/>
        <w:rPr/>
      </w:pPr>
      <w:r w:rsidDel="00000000" w:rsidR="00000000" w:rsidRPr="00000000">
        <w:rPr>
          <w:rtl w:val="0"/>
        </w:rPr>
        <w:t xml:space="preserve">POST INTERVIEW DISCUSSION: ABOUT THE </w:t>
      </w:r>
    </w:p>
    <w:p w:rsidR="00000000" w:rsidDel="00000000" w:rsidP="00000000" w:rsidRDefault="00000000" w:rsidRPr="00000000" w14:paraId="00000082">
      <w:pPr>
        <w:spacing w:line="360" w:lineRule="auto"/>
        <w:ind w:left="1440" w:firstLine="720"/>
        <w:rPr/>
      </w:pPr>
      <w:r w:rsidDel="00000000" w:rsidR="00000000" w:rsidRPr="00000000">
        <w:rPr>
          <w:rtl w:val="0"/>
        </w:rPr>
        <w:t xml:space="preserve">INTERVIEWEE</w:t>
      </w:r>
    </w:p>
    <w:p w:rsidR="00000000" w:rsidDel="00000000" w:rsidP="00000000" w:rsidRDefault="00000000" w:rsidRPr="00000000" w14:paraId="00000083">
      <w:pPr>
        <w:spacing w:line="360" w:lineRule="auto"/>
        <w:ind w:left="1440" w:firstLine="720"/>
        <w:rPr/>
      </w:pPr>
      <w:r w:rsidDel="00000000" w:rsidR="00000000" w:rsidRPr="00000000">
        <w:rPr>
          <w:rtl w:val="0"/>
        </w:rPr>
        <w:t xml:space="preserve">POST INTERVIEW DEBRIEF PRESENTATION</w:t>
      </w:r>
    </w:p>
    <w:p w:rsidR="00000000" w:rsidDel="00000000" w:rsidP="00000000" w:rsidRDefault="00000000" w:rsidRPr="00000000" w14:paraId="00000084">
      <w:pPr>
        <w:spacing w:line="360" w:lineRule="auto"/>
        <w:ind w:left="1440" w:firstLine="720"/>
        <w:rPr/>
      </w:pPr>
      <w:r w:rsidDel="00000000" w:rsidR="00000000" w:rsidRPr="00000000">
        <w:rPr>
          <w:rtl w:val="0"/>
        </w:rPr>
        <w:t xml:space="preserve">DOCUMENTING INSIGHTS &amp; NEEDS</w:t>
      </w:r>
    </w:p>
    <w:p w:rsidR="00000000" w:rsidDel="00000000" w:rsidP="00000000" w:rsidRDefault="00000000" w:rsidRPr="00000000" w14:paraId="00000085">
      <w:pPr>
        <w:spacing w:line="360" w:lineRule="auto"/>
        <w:rPr>
          <w:b w:val="1"/>
        </w:rPr>
      </w:pPr>
      <w:r w:rsidDel="00000000" w:rsidR="00000000" w:rsidRPr="00000000">
        <w:rPr>
          <w:b w:val="1"/>
          <w:color w:val="000000"/>
          <w:rtl w:val="0"/>
        </w:rPr>
        <w:t xml:space="preserve">3</w:t>
        <w:tab/>
        <w:tab/>
        <w:t xml:space="preserve">PHASE III</w:t>
      </w:r>
      <w:r w:rsidDel="00000000" w:rsidR="00000000" w:rsidRPr="00000000">
        <w:rPr>
          <w:b w:val="1"/>
          <w:rtl w:val="0"/>
        </w:rPr>
        <w:t xml:space="preserve"> EXPERIMENT </w:t>
      </w:r>
    </w:p>
    <w:p w:rsidR="00000000" w:rsidDel="00000000" w:rsidP="00000000" w:rsidRDefault="00000000" w:rsidRPr="00000000" w14:paraId="00000086">
      <w:pPr>
        <w:spacing w:line="360" w:lineRule="auto"/>
        <w:ind w:left="720" w:firstLine="720"/>
        <w:rPr/>
      </w:pPr>
      <w:r w:rsidDel="00000000" w:rsidR="00000000" w:rsidRPr="00000000">
        <w:rPr>
          <w:color w:val="000000"/>
          <w:rtl w:val="0"/>
        </w:rPr>
        <w:tab/>
      </w:r>
      <w:r w:rsidDel="00000000" w:rsidR="00000000" w:rsidRPr="00000000">
        <w:rPr>
          <w:rtl w:val="0"/>
        </w:rPr>
        <w:t xml:space="preserve">SCAMPER WORKSHEET</w:t>
      </w:r>
    </w:p>
    <w:p w:rsidR="00000000" w:rsidDel="00000000" w:rsidP="00000000" w:rsidRDefault="00000000" w:rsidRPr="00000000" w14:paraId="00000087">
      <w:pPr>
        <w:spacing w:line="360" w:lineRule="auto"/>
        <w:ind w:left="720" w:firstLine="720"/>
        <w:rPr/>
      </w:pPr>
      <w:r w:rsidDel="00000000" w:rsidR="00000000" w:rsidRPr="00000000">
        <w:rPr>
          <w:rtl w:val="0"/>
        </w:rPr>
        <w:tab/>
        <w:t xml:space="preserve">RECONNECTING WITH OUR PERSONAS</w:t>
      </w:r>
    </w:p>
    <w:p w:rsidR="00000000" w:rsidDel="00000000" w:rsidP="00000000" w:rsidRDefault="00000000" w:rsidRPr="00000000" w14:paraId="00000088">
      <w:pPr>
        <w:spacing w:line="360" w:lineRule="auto"/>
        <w:rPr>
          <w:b w:val="1"/>
          <w:color w:val="000000"/>
        </w:rPr>
      </w:pPr>
      <w:r w:rsidDel="00000000" w:rsidR="00000000" w:rsidRPr="00000000">
        <w:rPr>
          <w:b w:val="1"/>
          <w:color w:val="000000"/>
          <w:rtl w:val="0"/>
        </w:rPr>
        <w:t xml:space="preserve">4</w:t>
        <w:tab/>
        <w:tab/>
        <w:t xml:space="preserve">PHASE IV </w:t>
      </w:r>
      <w:r w:rsidDel="00000000" w:rsidR="00000000" w:rsidRPr="00000000">
        <w:rPr>
          <w:b w:val="1"/>
          <w:rtl w:val="0"/>
        </w:rPr>
        <w:t xml:space="preserve">ENGAGE </w:t>
      </w:r>
      <w:r w:rsidDel="00000000" w:rsidR="00000000" w:rsidRPr="00000000">
        <w:rPr>
          <w:b w:val="1"/>
          <w:color w:val="000000"/>
          <w:rtl w:val="0"/>
        </w:rPr>
        <w:tab/>
      </w:r>
    </w:p>
    <w:p w:rsidR="00000000" w:rsidDel="00000000" w:rsidP="00000000" w:rsidRDefault="00000000" w:rsidRPr="00000000" w14:paraId="00000089">
      <w:pPr>
        <w:spacing w:line="360" w:lineRule="auto"/>
        <w:ind w:left="720" w:firstLine="720"/>
        <w:rPr/>
      </w:pPr>
      <w:r w:rsidDel="00000000" w:rsidR="00000000" w:rsidRPr="00000000">
        <w:rPr>
          <w:color w:val="000000"/>
          <w:rtl w:val="0"/>
        </w:rPr>
        <w:tab/>
      </w:r>
      <w:r w:rsidDel="00000000" w:rsidR="00000000" w:rsidRPr="00000000">
        <w:rPr>
          <w:rtl w:val="0"/>
        </w:rPr>
        <w:t xml:space="preserve">STORYBOARD CANVAS</w:t>
      </w:r>
    </w:p>
    <w:p w:rsidR="00000000" w:rsidDel="00000000" w:rsidP="00000000" w:rsidRDefault="00000000" w:rsidRPr="00000000" w14:paraId="0000008A">
      <w:pPr>
        <w:spacing w:line="360" w:lineRule="auto"/>
        <w:ind w:left="720" w:firstLine="720"/>
        <w:rPr/>
      </w:pPr>
      <w:r w:rsidDel="00000000" w:rsidR="00000000" w:rsidRPr="00000000">
        <w:rPr>
          <w:rtl w:val="0"/>
        </w:rPr>
        <w:tab/>
        <w:t xml:space="preserve">STORYBOARDING CANVAS</w:t>
      </w:r>
    </w:p>
    <w:p w:rsidR="00000000" w:rsidDel="00000000" w:rsidP="00000000" w:rsidRDefault="00000000" w:rsidRPr="00000000" w14:paraId="0000008B">
      <w:pPr>
        <w:spacing w:line="360" w:lineRule="auto"/>
        <w:rPr>
          <w:b w:val="1"/>
        </w:rPr>
      </w:pPr>
      <w:r w:rsidDel="00000000" w:rsidR="00000000" w:rsidRPr="00000000">
        <w:rPr>
          <w:b w:val="1"/>
          <w:color w:val="000000"/>
          <w:rtl w:val="0"/>
        </w:rPr>
        <w:t xml:space="preserve">5</w:t>
        <w:tab/>
        <w:tab/>
        <w:t xml:space="preserve">PHASE V </w:t>
      </w:r>
      <w:r w:rsidDel="00000000" w:rsidR="00000000" w:rsidRPr="00000000">
        <w:rPr>
          <w:b w:val="1"/>
          <w:rtl w:val="0"/>
        </w:rPr>
        <w:t xml:space="preserve">EVOLVE</w:t>
      </w:r>
    </w:p>
    <w:p w:rsidR="00000000" w:rsidDel="00000000" w:rsidP="00000000" w:rsidRDefault="00000000" w:rsidRPr="00000000" w14:paraId="0000008C">
      <w:pPr>
        <w:spacing w:line="360" w:lineRule="auto"/>
        <w:ind w:left="720" w:firstLine="720"/>
        <w:rPr/>
      </w:pPr>
      <w:r w:rsidDel="00000000" w:rsidR="00000000" w:rsidRPr="00000000">
        <w:rPr>
          <w:color w:val="000000"/>
          <w:rtl w:val="0"/>
        </w:rPr>
        <w:tab/>
      </w:r>
      <w:r w:rsidDel="00000000" w:rsidR="00000000" w:rsidRPr="00000000">
        <w:rPr>
          <w:rtl w:val="0"/>
        </w:rPr>
        <w:t xml:space="preserve">STRATEGIC REQUIREMENT TEMPLATE</w:t>
      </w:r>
    </w:p>
    <w:p w:rsidR="00000000" w:rsidDel="00000000" w:rsidP="00000000" w:rsidRDefault="00000000" w:rsidRPr="00000000" w14:paraId="0000008D">
      <w:pPr>
        <w:spacing w:line="360" w:lineRule="auto"/>
        <w:ind w:left="720" w:firstLine="720"/>
        <w:rPr/>
      </w:pPr>
      <w:r w:rsidDel="00000000" w:rsidR="00000000" w:rsidRPr="00000000">
        <w:rPr>
          <w:rtl w:val="0"/>
        </w:rPr>
        <w:tab/>
        <w:t xml:space="preserve">EVOLVING THE PROCESS FOR DELIVERY</w:t>
      </w:r>
    </w:p>
    <w:p w:rsidR="00000000" w:rsidDel="00000000" w:rsidP="00000000" w:rsidRDefault="00000000" w:rsidRPr="00000000" w14:paraId="0000008E">
      <w:pPr>
        <w:spacing w:line="360" w:lineRule="auto"/>
        <w:ind w:left="720" w:firstLine="720"/>
        <w:rPr/>
      </w:pPr>
      <w:r w:rsidDel="00000000" w:rsidR="00000000" w:rsidRPr="00000000">
        <w:rPr>
          <w:rtl w:val="0"/>
        </w:rPr>
        <w:tab/>
        <w:t xml:space="preserve">IMPACT EVALUATION INDICATOR</w:t>
      </w:r>
    </w:p>
    <w:p w:rsidR="00000000" w:rsidDel="00000000" w:rsidP="00000000" w:rsidRDefault="00000000" w:rsidRPr="00000000" w14:paraId="0000008F">
      <w:pPr>
        <w:spacing w:line="360" w:lineRule="auto"/>
        <w:ind w:left="720" w:firstLine="720"/>
        <w:rPr/>
      </w:pPr>
      <w:r w:rsidDel="00000000" w:rsidR="00000000" w:rsidRPr="00000000">
        <w:rPr>
          <w:rtl w:val="0"/>
        </w:rPr>
        <w:tab/>
        <w:t xml:space="preserve">ACTION PLANNING TO ADVANCE THE DESIGN </w:t>
      </w:r>
    </w:p>
    <w:p w:rsidR="00000000" w:rsidDel="00000000" w:rsidP="00000000" w:rsidRDefault="00000000" w:rsidRPr="00000000" w14:paraId="00000090">
      <w:pPr>
        <w:spacing w:line="360" w:lineRule="auto"/>
        <w:ind w:left="1440" w:firstLine="720"/>
        <w:rPr/>
      </w:pPr>
      <w:r w:rsidDel="00000000" w:rsidR="00000000" w:rsidRPr="00000000">
        <w:rPr>
          <w:rtl w:val="0"/>
        </w:rPr>
        <w:t xml:space="preserve">CHALLENGE PROJECT</w:t>
      </w:r>
    </w:p>
    <w:p w:rsidR="00000000" w:rsidDel="00000000" w:rsidP="00000000" w:rsidRDefault="00000000" w:rsidRPr="00000000" w14:paraId="00000091">
      <w:pPr>
        <w:spacing w:line="360" w:lineRule="auto"/>
        <w:ind w:left="1440" w:firstLine="720"/>
        <w:rPr/>
      </w:pPr>
      <w:r w:rsidDel="00000000" w:rsidR="00000000" w:rsidRPr="00000000">
        <w:rPr>
          <w:rtl w:val="0"/>
        </w:rPr>
        <w:t xml:space="preserve">IDENTIFYING QUICK WIN</w:t>
      </w:r>
    </w:p>
    <w:p w:rsidR="00000000" w:rsidDel="00000000" w:rsidP="00000000" w:rsidRDefault="00000000" w:rsidRPr="00000000" w14:paraId="00000092">
      <w:pPr>
        <w:spacing w:line="360" w:lineRule="auto"/>
        <w:ind w:left="1440" w:firstLine="720"/>
        <w:rPr/>
      </w:pPr>
      <w:r w:rsidDel="00000000" w:rsidR="00000000" w:rsidRPr="00000000">
        <w:rPr>
          <w:rtl w:val="0"/>
        </w:rPr>
        <w:t xml:space="preserve">CONCEPT SYNTHESIS</w:t>
      </w:r>
    </w:p>
    <w:p w:rsidR="00000000" w:rsidDel="00000000" w:rsidP="00000000" w:rsidRDefault="00000000" w:rsidRPr="00000000" w14:paraId="00000093">
      <w:pPr>
        <w:spacing w:line="360" w:lineRule="auto"/>
        <w:ind w:left="1440" w:firstLine="720"/>
        <w:rPr/>
      </w:pPr>
      <w:r w:rsidDel="00000000" w:rsidR="00000000" w:rsidRPr="00000000">
        <w:rPr>
          <w:rtl w:val="0"/>
        </w:rPr>
        <w:t xml:space="preserve">M–A–R–S FRAMEWORK</w:t>
      </w:r>
    </w:p>
    <w:p w:rsidR="00000000" w:rsidDel="00000000" w:rsidP="00000000" w:rsidRDefault="00000000" w:rsidRPr="00000000" w14:paraId="00000094">
      <w:pPr>
        <w:spacing w:line="360" w:lineRule="auto"/>
        <w:ind w:left="1440" w:firstLine="720"/>
        <w:rPr/>
      </w:pPr>
      <w:r w:rsidDel="00000000" w:rsidR="00000000" w:rsidRPr="00000000">
        <w:rPr>
          <w:rtl w:val="0"/>
        </w:rPr>
        <w:t xml:space="preserve">WHAT IS OUR CHANGE MANAGEMENT PLAN?</w:t>
      </w:r>
    </w:p>
    <w:p w:rsidR="00000000" w:rsidDel="00000000" w:rsidP="00000000" w:rsidRDefault="00000000" w:rsidRPr="00000000" w14:paraId="00000095">
      <w:pPr>
        <w:spacing w:line="360" w:lineRule="auto"/>
        <w:ind w:left="1440" w:firstLine="72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Trebuchet MS" w:cs="Trebuchet MS" w:eastAsia="Trebuchet MS" w:hAnsi="Trebuchet MS"/>
          <w:b w:val="1"/>
          <w:rtl w:val="0"/>
        </w:rPr>
        <w:tab/>
        <w:tab/>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rtl w:val="0"/>
        </w:rPr>
      </w:r>
    </w:p>
    <w:p w:rsidR="00000000" w:rsidDel="00000000" w:rsidP="00000000" w:rsidRDefault="00000000" w:rsidRPr="00000000" w14:paraId="00000099">
      <w:pPr>
        <w:ind w:left="2160" w:firstLine="0"/>
        <w:rPr>
          <w:b w:val="1"/>
        </w:rPr>
      </w:pPr>
      <w:r w:rsidDel="00000000" w:rsidR="00000000" w:rsidRPr="00000000">
        <w:rPr>
          <w:rtl w:val="0"/>
        </w:rPr>
      </w:r>
    </w:p>
    <w:p w:rsidR="00000000" w:rsidDel="00000000" w:rsidP="00000000" w:rsidRDefault="00000000" w:rsidRPr="00000000" w14:paraId="0000009A">
      <w:pPr>
        <w:ind w:left="2160" w:firstLine="0"/>
        <w:rPr>
          <w:b w:val="1"/>
        </w:rPr>
      </w:pPr>
      <w:r w:rsidDel="00000000" w:rsidR="00000000" w:rsidRPr="00000000">
        <w:rPr>
          <w:rtl w:val="0"/>
        </w:rPr>
      </w:r>
    </w:p>
    <w:p w:rsidR="00000000" w:rsidDel="00000000" w:rsidP="00000000" w:rsidRDefault="00000000" w:rsidRPr="00000000" w14:paraId="0000009B">
      <w:pPr>
        <w:ind w:left="2160" w:firstLine="0"/>
        <w:rPr>
          <w:b w:val="1"/>
        </w:rPr>
      </w:pPr>
      <w:r w:rsidDel="00000000" w:rsidR="00000000" w:rsidRPr="00000000">
        <w:rPr>
          <w:rtl w:val="0"/>
        </w:rPr>
      </w:r>
    </w:p>
    <w:p w:rsidR="00000000" w:rsidDel="00000000" w:rsidP="00000000" w:rsidRDefault="00000000" w:rsidRPr="00000000" w14:paraId="0000009C">
      <w:pPr>
        <w:ind w:left="2160" w:firstLine="0"/>
        <w:rPr>
          <w:b w:val="1"/>
        </w:rPr>
      </w:pPr>
      <w:r w:rsidDel="00000000" w:rsidR="00000000" w:rsidRPr="00000000">
        <w:rPr>
          <w:rtl w:val="0"/>
        </w:rPr>
      </w:r>
    </w:p>
    <w:p w:rsidR="00000000" w:rsidDel="00000000" w:rsidP="00000000" w:rsidRDefault="00000000" w:rsidRPr="00000000" w14:paraId="0000009D">
      <w:pPr>
        <w:ind w:left="2160" w:firstLine="0"/>
        <w:rPr>
          <w:b w:val="1"/>
        </w:rPr>
      </w:pPr>
      <w:r w:rsidDel="00000000" w:rsidR="00000000" w:rsidRPr="00000000">
        <w:rPr>
          <w:rtl w:val="0"/>
        </w:rPr>
      </w:r>
    </w:p>
    <w:p w:rsidR="00000000" w:rsidDel="00000000" w:rsidP="00000000" w:rsidRDefault="00000000" w:rsidRPr="00000000" w14:paraId="0000009E">
      <w:pPr>
        <w:ind w:left="2160" w:firstLine="0"/>
        <w:rPr>
          <w:b w:val="1"/>
        </w:rPr>
      </w:pPr>
      <w:r w:rsidDel="00000000" w:rsidR="00000000" w:rsidRPr="00000000">
        <w:rPr>
          <w:rtl w:val="0"/>
        </w:rPr>
      </w:r>
    </w:p>
    <w:p w:rsidR="00000000" w:rsidDel="00000000" w:rsidP="00000000" w:rsidRDefault="00000000" w:rsidRPr="00000000" w14:paraId="0000009F">
      <w:pPr>
        <w:ind w:left="2160" w:firstLine="0"/>
        <w:rPr>
          <w:b w:val="1"/>
        </w:rPr>
      </w:pPr>
      <w:r w:rsidDel="00000000" w:rsidR="00000000" w:rsidRPr="00000000">
        <w:rPr>
          <w:rtl w:val="0"/>
        </w:rPr>
      </w:r>
    </w:p>
    <w:p w:rsidR="00000000" w:rsidDel="00000000" w:rsidP="00000000" w:rsidRDefault="00000000" w:rsidRPr="00000000" w14:paraId="000000A0">
      <w:pPr>
        <w:ind w:left="2160" w:firstLine="0"/>
        <w:rPr>
          <w:b w:val="1"/>
        </w:rPr>
      </w:pPr>
      <w:r w:rsidDel="00000000" w:rsidR="00000000" w:rsidRPr="00000000">
        <w:rPr>
          <w:rtl w:val="0"/>
        </w:rPr>
      </w:r>
    </w:p>
    <w:p w:rsidR="00000000" w:rsidDel="00000000" w:rsidP="00000000" w:rsidRDefault="00000000" w:rsidRPr="00000000" w14:paraId="000000A1">
      <w:pPr>
        <w:ind w:left="2160" w:firstLine="0"/>
        <w:rPr>
          <w:b w:val="1"/>
        </w:rPr>
      </w:pPr>
      <w:r w:rsidDel="00000000" w:rsidR="00000000" w:rsidRPr="00000000">
        <w:rPr>
          <w:rtl w:val="0"/>
        </w:rPr>
      </w:r>
    </w:p>
    <w:p w:rsidR="00000000" w:rsidDel="00000000" w:rsidP="00000000" w:rsidRDefault="00000000" w:rsidRPr="00000000" w14:paraId="000000A2">
      <w:pPr>
        <w:ind w:left="2160" w:firstLine="0"/>
        <w:rPr>
          <w:b w:val="1"/>
        </w:rPr>
      </w:pPr>
      <w:r w:rsidDel="00000000" w:rsidR="00000000" w:rsidRPr="00000000">
        <w:rPr>
          <w:rtl w:val="0"/>
        </w:rPr>
      </w:r>
    </w:p>
    <w:p w:rsidR="00000000" w:rsidDel="00000000" w:rsidP="00000000" w:rsidRDefault="00000000" w:rsidRPr="00000000" w14:paraId="000000A3">
      <w:pPr>
        <w:ind w:left="2160" w:firstLine="0"/>
        <w:rPr>
          <w:b w:val="1"/>
        </w:rPr>
      </w:pPr>
      <w:r w:rsidDel="00000000" w:rsidR="00000000" w:rsidRPr="00000000">
        <w:rPr>
          <w:rtl w:val="0"/>
        </w:rPr>
      </w:r>
    </w:p>
    <w:p w:rsidR="00000000" w:rsidDel="00000000" w:rsidP="00000000" w:rsidRDefault="00000000" w:rsidRPr="00000000" w14:paraId="000000A4">
      <w:pPr>
        <w:ind w:left="2160" w:firstLine="0"/>
        <w:rPr>
          <w:b w:val="1"/>
        </w:rPr>
      </w:pPr>
      <w:r w:rsidDel="00000000" w:rsidR="00000000" w:rsidRPr="00000000">
        <w:rPr>
          <w:rtl w:val="0"/>
        </w:rPr>
      </w:r>
    </w:p>
    <w:p w:rsidR="00000000" w:rsidDel="00000000" w:rsidP="00000000" w:rsidRDefault="00000000" w:rsidRPr="00000000" w14:paraId="000000A5">
      <w:pPr>
        <w:ind w:left="2160" w:firstLine="0"/>
        <w:rPr>
          <w:b w:val="1"/>
        </w:rPr>
      </w:pPr>
      <w:r w:rsidDel="00000000" w:rsidR="00000000" w:rsidRPr="00000000">
        <w:rPr>
          <w:rtl w:val="0"/>
        </w:rPr>
      </w:r>
    </w:p>
    <w:p w:rsidR="00000000" w:rsidDel="00000000" w:rsidP="00000000" w:rsidRDefault="00000000" w:rsidRPr="00000000" w14:paraId="000000A6">
      <w:pPr>
        <w:ind w:left="2160" w:firstLine="0"/>
        <w:rPr>
          <w:b w:val="1"/>
        </w:rPr>
      </w:pPr>
      <w:r w:rsidDel="00000000" w:rsidR="00000000" w:rsidRPr="00000000">
        <w:rPr>
          <w:rtl w:val="0"/>
        </w:rPr>
      </w:r>
    </w:p>
    <w:p w:rsidR="00000000" w:rsidDel="00000000" w:rsidP="00000000" w:rsidRDefault="00000000" w:rsidRPr="00000000" w14:paraId="000000A7">
      <w:pPr>
        <w:ind w:left="2160" w:firstLine="0"/>
        <w:rPr>
          <w:b w:val="1"/>
        </w:rPr>
      </w:pPr>
      <w:r w:rsidDel="00000000" w:rsidR="00000000" w:rsidRPr="00000000">
        <w:rPr>
          <w:rtl w:val="0"/>
        </w:rPr>
      </w:r>
    </w:p>
    <w:p w:rsidR="00000000" w:rsidDel="00000000" w:rsidP="00000000" w:rsidRDefault="00000000" w:rsidRPr="00000000" w14:paraId="000000A8">
      <w:pPr>
        <w:ind w:left="2160" w:firstLine="0"/>
        <w:rPr>
          <w:b w:val="1"/>
        </w:rPr>
      </w:pPr>
      <w:r w:rsidDel="00000000" w:rsidR="00000000" w:rsidRPr="00000000">
        <w:rPr>
          <w:rtl w:val="0"/>
        </w:rPr>
      </w:r>
    </w:p>
    <w:p w:rsidR="00000000" w:rsidDel="00000000" w:rsidP="00000000" w:rsidRDefault="00000000" w:rsidRPr="00000000" w14:paraId="000000A9">
      <w:pPr>
        <w:ind w:left="2160" w:firstLine="0"/>
        <w:rPr>
          <w:b w:val="1"/>
        </w:rPr>
      </w:pPr>
      <w:r w:rsidDel="00000000" w:rsidR="00000000" w:rsidRPr="00000000">
        <w:rPr>
          <w:rtl w:val="0"/>
        </w:rPr>
      </w:r>
    </w:p>
    <w:p w:rsidR="00000000" w:rsidDel="00000000" w:rsidP="00000000" w:rsidRDefault="00000000" w:rsidRPr="00000000" w14:paraId="000000AA">
      <w:pPr>
        <w:ind w:left="2160" w:firstLine="0"/>
        <w:rPr>
          <w:b w:val="1"/>
        </w:rPr>
      </w:pPr>
      <w:r w:rsidDel="00000000" w:rsidR="00000000" w:rsidRPr="00000000">
        <w:rPr>
          <w:rtl w:val="0"/>
        </w:rPr>
      </w:r>
    </w:p>
    <w:p w:rsidR="00000000" w:rsidDel="00000000" w:rsidP="00000000" w:rsidRDefault="00000000" w:rsidRPr="00000000" w14:paraId="000000AB">
      <w:pPr>
        <w:ind w:left="2160" w:firstLine="0"/>
        <w:rPr>
          <w:b w:val="1"/>
        </w:rPr>
      </w:pPr>
      <w:r w:rsidDel="00000000" w:rsidR="00000000" w:rsidRPr="00000000">
        <w:rPr>
          <w:rtl w:val="0"/>
        </w:rPr>
      </w:r>
    </w:p>
    <w:p w:rsidR="00000000" w:rsidDel="00000000" w:rsidP="00000000" w:rsidRDefault="00000000" w:rsidRPr="00000000" w14:paraId="000000AC">
      <w:pPr>
        <w:ind w:left="2160" w:firstLine="0"/>
        <w:rPr>
          <w:b w:val="1"/>
        </w:rPr>
      </w:pPr>
      <w:r w:rsidDel="00000000" w:rsidR="00000000" w:rsidRPr="00000000">
        <w:rPr>
          <w:rtl w:val="0"/>
        </w:rPr>
      </w:r>
    </w:p>
    <w:p w:rsidR="00000000" w:rsidDel="00000000" w:rsidP="00000000" w:rsidRDefault="00000000" w:rsidRPr="00000000" w14:paraId="000000AD">
      <w:pPr>
        <w:ind w:left="2160" w:firstLine="0"/>
        <w:rPr>
          <w:b w:val="1"/>
        </w:rPr>
      </w:pPr>
      <w:r w:rsidDel="00000000" w:rsidR="00000000" w:rsidRPr="00000000">
        <w:rPr>
          <w:rtl w:val="0"/>
        </w:rPr>
      </w:r>
    </w:p>
    <w:p w:rsidR="00000000" w:rsidDel="00000000" w:rsidP="00000000" w:rsidRDefault="00000000" w:rsidRPr="00000000" w14:paraId="000000AE">
      <w:pPr>
        <w:ind w:left="2160" w:firstLine="0"/>
        <w:rPr>
          <w:b w:val="1"/>
        </w:rPr>
      </w:pPr>
      <w:r w:rsidDel="00000000" w:rsidR="00000000" w:rsidRPr="00000000">
        <w:rPr>
          <w:rtl w:val="0"/>
        </w:rPr>
      </w:r>
    </w:p>
    <w:p w:rsidR="00000000" w:rsidDel="00000000" w:rsidP="00000000" w:rsidRDefault="00000000" w:rsidRPr="00000000" w14:paraId="000000AF">
      <w:pPr>
        <w:ind w:left="2160" w:firstLine="0"/>
        <w:rPr>
          <w:b w:val="1"/>
        </w:rPr>
      </w:pPr>
      <w:r w:rsidDel="00000000" w:rsidR="00000000" w:rsidRPr="00000000">
        <w:rPr>
          <w:rtl w:val="0"/>
        </w:rPr>
      </w:r>
    </w:p>
    <w:p w:rsidR="00000000" w:rsidDel="00000000" w:rsidP="00000000" w:rsidRDefault="00000000" w:rsidRPr="00000000" w14:paraId="000000B0">
      <w:pPr>
        <w:ind w:left="2160" w:firstLine="0"/>
        <w:rPr>
          <w:b w:val="1"/>
        </w:rPr>
      </w:pPr>
      <w:r w:rsidDel="00000000" w:rsidR="00000000" w:rsidRPr="00000000">
        <w:rPr>
          <w:rtl w:val="0"/>
        </w:rPr>
      </w:r>
    </w:p>
    <w:p w:rsidR="00000000" w:rsidDel="00000000" w:rsidP="00000000" w:rsidRDefault="00000000" w:rsidRPr="00000000" w14:paraId="000000B1">
      <w:pPr>
        <w:ind w:left="2160" w:firstLine="0"/>
        <w:rPr>
          <w:b w:val="1"/>
        </w:rPr>
      </w:pPr>
      <w:r w:rsidDel="00000000" w:rsidR="00000000" w:rsidRPr="00000000">
        <w:rPr>
          <w:rtl w:val="0"/>
        </w:rPr>
      </w:r>
    </w:p>
    <w:p w:rsidR="00000000" w:rsidDel="00000000" w:rsidP="00000000" w:rsidRDefault="00000000" w:rsidRPr="00000000" w14:paraId="000000B2">
      <w:pPr>
        <w:ind w:left="2160" w:firstLine="0"/>
        <w:rPr>
          <w:b w:val="1"/>
        </w:rPr>
      </w:pPr>
      <w:r w:rsidDel="00000000" w:rsidR="00000000" w:rsidRPr="00000000">
        <w:rPr>
          <w:rtl w:val="0"/>
        </w:rPr>
      </w:r>
    </w:p>
    <w:p w:rsidR="00000000" w:rsidDel="00000000" w:rsidP="00000000" w:rsidRDefault="00000000" w:rsidRPr="00000000" w14:paraId="000000B3">
      <w:pPr>
        <w:spacing w:before="122" w:line="235" w:lineRule="auto"/>
        <w:ind w:left="6237" w:right="103" w:hanging="992.0000000000005"/>
        <w:jc w:val="right"/>
        <w:rPr>
          <w:rFonts w:ascii="Impact" w:cs="Impact" w:eastAsia="Impact" w:hAnsi="Impact"/>
          <w:sz w:val="100"/>
          <w:szCs w:val="100"/>
        </w:rPr>
        <w:sectPr>
          <w:footerReference r:id="rId8" w:type="default"/>
          <w:pgSz w:h="15890" w:w="11920" w:orient="portrait"/>
          <w:pgMar w:bottom="280" w:top="1500" w:left="1680" w:right="1288" w:header="720" w:footer="720"/>
          <w:pgNumType w:start="1"/>
        </w:sectPr>
      </w:pPr>
      <w:r w:rsidDel="00000000" w:rsidR="00000000" w:rsidRPr="00000000">
        <w:rPr>
          <w:rFonts w:ascii="Impact" w:cs="Impact" w:eastAsia="Impact" w:hAnsi="Impact"/>
          <w:color w:val="8dc53e"/>
          <w:sz w:val="100"/>
          <w:szCs w:val="100"/>
          <w:rtl w:val="0"/>
        </w:rPr>
        <w:t xml:space="preserve">EXPLORE PHASE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Impact" w:cs="Impact" w:eastAsia="Impact" w:hAnsi="Impac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4"/>
        <w:tabs>
          <w:tab w:val="left" w:leader="none" w:pos="5000"/>
          <w:tab w:val="left" w:leader="none" w:pos="9866"/>
        </w:tabs>
        <w:spacing w:before="201" w:lineRule="auto"/>
        <w:ind w:left="192" w:firstLine="0"/>
        <w:rPr/>
      </w:pPr>
      <w:r w:rsidDel="00000000" w:rsidR="00000000" w:rsidRPr="00000000">
        <w:rPr>
          <w:color w:val="221f1f"/>
          <w:rtl w:val="0"/>
        </w:rPr>
        <w:t xml:space="preserve">SOCIAL &amp; DEMOGRAPHICS</w:t>
        <w:tab/>
        <w:t xml:space="preserve">TECHNOLOGY</w:t>
        <w:tab/>
        <w:t xml:space="preserve">ECONOMY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28575</wp:posOffset>
                </wp:positionH>
                <wp:positionV relativeFrom="paragraph">
                  <wp:posOffset>276225</wp:posOffset>
                </wp:positionV>
                <wp:extent cx="2523490" cy="2172478"/>
                <wp:effectExtent b="0" l="0" r="0" t="0"/>
                <wp:wrapTopAndBottom distB="0" distT="0"/>
                <wp:docPr id="261" name=""/>
                <a:graphic>
                  <a:graphicData uri="http://schemas.microsoft.com/office/word/2010/wordprocessingShape">
                    <wps:wsp>
                      <wps:cNvSpPr/>
                      <wps:cNvPr id="20" name="Shape 20"/>
                      <wps:spPr>
                        <a:xfrm>
                          <a:off x="4089018" y="2699865"/>
                          <a:ext cx="2513965" cy="2160270"/>
                        </a:xfrm>
                        <a:prstGeom prst="rect">
                          <a:avLst/>
                        </a:prstGeom>
                        <a:noFill/>
                        <a:ln cap="flat" cmpd="sng" w="9525">
                          <a:solidFill>
                            <a:srgbClr val="8DC53E"/>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both"/>
                              <w:textDirection w:val="btLr"/>
                            </w:pPr>
                          </w:p>
                          <w:p w:rsidR="00000000" w:rsidDel="00000000" w:rsidP="00000000" w:rsidRDefault="00000000" w:rsidRPr="00000000">
                            <w:pPr>
                              <w:spacing w:after="0" w:before="0"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2.0000000298023224"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17"/>
                                <w:vertAlign w:val="baseline"/>
                              </w:rPr>
                              <w:t xml:space="preserve">         </w:t>
                            </w:r>
                          </w:p>
                          <w:p w:rsidR="00000000" w:rsidDel="00000000" w:rsidP="00000000" w:rsidRDefault="00000000" w:rsidRPr="00000000">
                            <w:pPr>
                              <w:spacing w:after="0" w:before="1.0000000149011612" w:line="240"/>
                              <w:ind w:left="640" w:right="0" w:firstLine="278.99999618530273"/>
                              <w:jc w:val="left"/>
                              <w:textDirection w:val="btLr"/>
                            </w:pPr>
                            <w:r w:rsidDel="00000000" w:rsidR="00000000" w:rsidRPr="00000000">
                              <w:rPr>
                                <w:rFonts w:ascii="Arial" w:cs="Arial" w:eastAsia="Arial" w:hAnsi="Arial"/>
                                <w:b w:val="1"/>
                                <w:i w:val="0"/>
                                <w:smallCaps w:val="0"/>
                                <w:strike w:val="0"/>
                                <w:color w:val="000000"/>
                                <w:sz w:val="17"/>
                                <w:vertAlign w:val="baseline"/>
                              </w:rPr>
                            </w:r>
                            <w:r w:rsidDel="00000000" w:rsidR="00000000" w:rsidRPr="00000000">
                              <w:rPr>
                                <w:rFonts w:ascii="Arial" w:cs="Arial" w:eastAsia="Arial" w:hAnsi="Arial"/>
                                <w:b w:val="0"/>
                                <w:i w:val="0"/>
                                <w:smallCaps w:val="0"/>
                                <w:strike w:val="0"/>
                                <w:color w:val="221f1f"/>
                                <w:sz w:val="24"/>
                                <w:vertAlign w:val="baseline"/>
                              </w:rPr>
                              <w:t xml:space="preserve">Connecting people and serving as a bridge between the Venture Capitalist and Conceptualist.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28575</wp:posOffset>
                </wp:positionH>
                <wp:positionV relativeFrom="paragraph">
                  <wp:posOffset>276225</wp:posOffset>
                </wp:positionV>
                <wp:extent cx="2523490" cy="2172478"/>
                <wp:effectExtent b="0" l="0" r="0" t="0"/>
                <wp:wrapTopAndBottom distB="0" distT="0"/>
                <wp:docPr id="261"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2523490" cy="2172478"/>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3111500</wp:posOffset>
                </wp:positionH>
                <wp:positionV relativeFrom="paragraph">
                  <wp:posOffset>381000</wp:posOffset>
                </wp:positionV>
                <wp:extent cx="2523490" cy="2172478"/>
                <wp:effectExtent b="0" l="0" r="0" t="0"/>
                <wp:wrapTopAndBottom distB="0" distT="0"/>
                <wp:docPr id="300" name=""/>
                <a:graphic>
                  <a:graphicData uri="http://schemas.microsoft.com/office/word/2010/wordprocessingShape">
                    <wps:wsp>
                      <wps:cNvSpPr/>
                      <wps:cNvPr id="144" name="Shape 144"/>
                      <wps:spPr>
                        <a:xfrm>
                          <a:off x="4089018" y="2699865"/>
                          <a:ext cx="2514000" cy="2160300"/>
                        </a:xfrm>
                        <a:prstGeom prst="rect">
                          <a:avLst/>
                        </a:prstGeom>
                        <a:noFill/>
                        <a:ln cap="flat" cmpd="sng" w="9525">
                          <a:solidFill>
                            <a:srgbClr val="8DC53E"/>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both"/>
                              <w:textDirection w:val="btLr"/>
                            </w:pPr>
                          </w:p>
                          <w:p w:rsidR="00000000" w:rsidDel="00000000" w:rsidP="00000000" w:rsidRDefault="00000000" w:rsidRPr="00000000">
                            <w:pPr>
                              <w:spacing w:after="0" w:before="0"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2.0000000298023224"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1.0000000149011612" w:line="240"/>
                              <w:ind w:left="480" w:right="0" w:firstLine="280"/>
                              <w:jc w:val="left"/>
                              <w:textDirection w:val="btLr"/>
                            </w:pPr>
                            <w:r w:rsidDel="00000000" w:rsidR="00000000" w:rsidRPr="00000000">
                              <w:rPr>
                                <w:rFonts w:ascii="Arial" w:cs="Arial" w:eastAsia="Arial" w:hAnsi="Arial"/>
                                <w:b w:val="1"/>
                                <w:i w:val="0"/>
                                <w:smallCaps w:val="0"/>
                                <w:strike w:val="0"/>
                                <w:color w:val="000000"/>
                                <w:sz w:val="17"/>
                                <w:vertAlign w:val="baseline"/>
                              </w:rPr>
                            </w:r>
                            <w:r w:rsidDel="00000000" w:rsidR="00000000" w:rsidRPr="00000000">
                              <w:rPr>
                                <w:rFonts w:ascii="Arial" w:cs="Arial" w:eastAsia="Arial" w:hAnsi="Arial"/>
                                <w:b w:val="0"/>
                                <w:i w:val="0"/>
                                <w:smallCaps w:val="0"/>
                                <w:strike w:val="0"/>
                                <w:color w:val="221f1f"/>
                                <w:sz w:val="24"/>
                                <w:vertAlign w:val="baseline"/>
                              </w:rPr>
                              <w:t xml:space="preserve">..Advanced user interface, live results,Track histories.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3111500</wp:posOffset>
                </wp:positionH>
                <wp:positionV relativeFrom="paragraph">
                  <wp:posOffset>381000</wp:posOffset>
                </wp:positionV>
                <wp:extent cx="2523490" cy="2172478"/>
                <wp:effectExtent b="0" l="0" r="0" t="0"/>
                <wp:wrapTopAndBottom distB="0" distT="0"/>
                <wp:docPr id="300" name="image95.png"/>
                <a:graphic>
                  <a:graphicData uri="http://schemas.openxmlformats.org/drawingml/2006/picture">
                    <pic:pic>
                      <pic:nvPicPr>
                        <pic:cNvPr id="0" name="image95.png"/>
                        <pic:cNvPicPr preferRelativeResize="0"/>
                      </pic:nvPicPr>
                      <pic:blipFill>
                        <a:blip r:embed="rId10"/>
                        <a:srcRect/>
                        <a:stretch>
                          <a:fillRect/>
                        </a:stretch>
                      </pic:blipFill>
                      <pic:spPr>
                        <a:xfrm>
                          <a:off x="0" y="0"/>
                          <a:ext cx="2523490" cy="2172478"/>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6197600</wp:posOffset>
                </wp:positionH>
                <wp:positionV relativeFrom="paragraph">
                  <wp:posOffset>381000</wp:posOffset>
                </wp:positionV>
                <wp:extent cx="2523490" cy="2172478"/>
                <wp:effectExtent b="0" l="0" r="0" t="0"/>
                <wp:wrapTopAndBottom distB="0" distT="0"/>
                <wp:docPr id="313" name=""/>
                <a:graphic>
                  <a:graphicData uri="http://schemas.microsoft.com/office/word/2010/wordprocessingShape">
                    <wps:wsp>
                      <wps:cNvSpPr/>
                      <wps:cNvPr id="202" name="Shape 202"/>
                      <wps:spPr>
                        <a:xfrm>
                          <a:off x="4089018" y="2699865"/>
                          <a:ext cx="2513965" cy="2160270"/>
                        </a:xfrm>
                        <a:prstGeom prst="rect">
                          <a:avLst/>
                        </a:prstGeom>
                        <a:noFill/>
                        <a:ln cap="flat" cmpd="sng" w="9525">
                          <a:solidFill>
                            <a:srgbClr val="8DC53E"/>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both"/>
                              <w:textDirection w:val="btLr"/>
                            </w:pPr>
                          </w:p>
                          <w:p w:rsidR="00000000" w:rsidDel="00000000" w:rsidP="00000000" w:rsidRDefault="00000000" w:rsidRPr="00000000">
                            <w:pPr>
                              <w:spacing w:after="0" w:before="0"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2.0000000298023224"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1.0000000149011612" w:line="240"/>
                              <w:ind w:left="482.00000762939453" w:right="0" w:firstLine="282.00000762939453"/>
                              <w:jc w:val="left"/>
                              <w:textDirection w:val="btLr"/>
                            </w:pPr>
                            <w:r w:rsidDel="00000000" w:rsidR="00000000" w:rsidRPr="00000000">
                              <w:rPr>
                                <w:rFonts w:ascii="Arial" w:cs="Arial" w:eastAsia="Arial" w:hAnsi="Arial"/>
                                <w:b w:val="1"/>
                                <w:i w:val="0"/>
                                <w:smallCaps w:val="0"/>
                                <w:strike w:val="0"/>
                                <w:color w:val="000000"/>
                                <w:sz w:val="17"/>
                                <w:vertAlign w:val="baseline"/>
                              </w:rPr>
                            </w:r>
                            <w:r w:rsidDel="00000000" w:rsidR="00000000" w:rsidRPr="00000000">
                              <w:rPr>
                                <w:rFonts w:ascii="Arial" w:cs="Arial" w:eastAsia="Arial" w:hAnsi="Arial"/>
                                <w:b w:val="0"/>
                                <w:i w:val="0"/>
                                <w:smallCaps w:val="0"/>
                                <w:strike w:val="0"/>
                                <w:color w:val="221f1f"/>
                                <w:sz w:val="24"/>
                                <w:vertAlign w:val="baseline"/>
                              </w:rPr>
                              <w:t xml:space="preserve">..Promoting small scale business and being a part in Bharat’s economical development.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6197600</wp:posOffset>
                </wp:positionH>
                <wp:positionV relativeFrom="paragraph">
                  <wp:posOffset>381000</wp:posOffset>
                </wp:positionV>
                <wp:extent cx="2523490" cy="2172478"/>
                <wp:effectExtent b="0" l="0" r="0" t="0"/>
                <wp:wrapTopAndBottom distB="0" distT="0"/>
                <wp:docPr id="313" name="image109.png"/>
                <a:graphic>
                  <a:graphicData uri="http://schemas.openxmlformats.org/drawingml/2006/picture">
                    <pic:pic>
                      <pic:nvPicPr>
                        <pic:cNvPr id="0" name="image109.png"/>
                        <pic:cNvPicPr preferRelativeResize="0"/>
                      </pic:nvPicPr>
                      <pic:blipFill>
                        <a:blip r:embed="rId11"/>
                        <a:srcRect/>
                        <a:stretch>
                          <a:fillRect/>
                        </a:stretch>
                      </pic:blipFill>
                      <pic:spPr>
                        <a:xfrm>
                          <a:off x="0" y="0"/>
                          <a:ext cx="2523490" cy="2172478"/>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480" w:lineRule="auto"/>
        <w:ind w:left="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7">
      <w:pPr>
        <w:tabs>
          <w:tab w:val="left" w:leader="none" w:pos="9866"/>
        </w:tabs>
        <w:ind w:left="192" w:firstLine="0"/>
        <w:rPr>
          <w:b w:val="1"/>
        </w:rPr>
        <w:sectPr>
          <w:headerReference r:id="rId12" w:type="default"/>
          <w:type w:val="nextPage"/>
          <w:pgSz w:h="11920" w:w="15890" w:orient="landscape"/>
          <w:pgMar w:bottom="280" w:top="1440" w:left="940" w:right="1020" w:header="1127" w:footer="0"/>
        </w:sectPr>
      </w:pPr>
      <w:r w:rsidDel="00000000" w:rsidR="00000000" w:rsidRPr="00000000">
        <w:rPr>
          <w:b w:val="1"/>
          <w:color w:val="221f1f"/>
          <w:rtl w:val="0"/>
        </w:rPr>
        <w:t xml:space="preserve">ENVIRONMENT &amp; NATURE</w:t>
        <w:tab/>
        <w:t xml:space="preserve">POLITICS &amp; LEGAL</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2692400</wp:posOffset>
                </wp:positionH>
                <wp:positionV relativeFrom="paragraph">
                  <wp:posOffset>-165099</wp:posOffset>
                </wp:positionV>
                <wp:extent cx="325755" cy="325755"/>
                <wp:effectExtent b="0" l="0" r="0" t="0"/>
                <wp:wrapNone/>
                <wp:docPr id="296" name=""/>
                <a:graphic>
                  <a:graphicData uri="http://schemas.microsoft.com/office/word/2010/wordprocessingShape">
                    <wps:wsp>
                      <wps:cNvSpPr/>
                      <wps:cNvPr id="140" name="Shape 140"/>
                      <wps:spPr>
                        <a:xfrm>
                          <a:off x="5187885" y="3621885"/>
                          <a:ext cx="316230" cy="316230"/>
                        </a:xfrm>
                        <a:custGeom>
                          <a:rect b="b" l="l" r="r" t="t"/>
                          <a:pathLst>
                            <a:path extrusionOk="0" h="498" w="498">
                              <a:moveTo>
                                <a:pt x="148" y="0"/>
                              </a:moveTo>
                              <a:lnTo>
                                <a:pt x="0" y="148"/>
                              </a:lnTo>
                              <a:lnTo>
                                <a:pt x="123" y="271"/>
                              </a:lnTo>
                              <a:lnTo>
                                <a:pt x="47" y="347"/>
                              </a:lnTo>
                              <a:lnTo>
                                <a:pt x="498" y="498"/>
                              </a:lnTo>
                              <a:lnTo>
                                <a:pt x="347" y="47"/>
                              </a:lnTo>
                              <a:lnTo>
                                <a:pt x="271" y="123"/>
                              </a:lnTo>
                              <a:lnTo>
                                <a:pt x="148" y="0"/>
                              </a:lnTo>
                              <a:close/>
                            </a:path>
                          </a:pathLst>
                        </a:custGeom>
                        <a:solidFill>
                          <a:srgbClr val="8DC53E"/>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2692400</wp:posOffset>
                </wp:positionH>
                <wp:positionV relativeFrom="paragraph">
                  <wp:posOffset>-165099</wp:posOffset>
                </wp:positionV>
                <wp:extent cx="325755" cy="325755"/>
                <wp:effectExtent b="0" l="0" r="0" t="0"/>
                <wp:wrapNone/>
                <wp:docPr id="296" name="image91.png"/>
                <a:graphic>
                  <a:graphicData uri="http://schemas.openxmlformats.org/drawingml/2006/picture">
                    <pic:pic>
                      <pic:nvPicPr>
                        <pic:cNvPr id="0" name="image91.png"/>
                        <pic:cNvPicPr preferRelativeResize="0"/>
                      </pic:nvPicPr>
                      <pic:blipFill>
                        <a:blip r:embed="rId13"/>
                        <a:srcRect/>
                        <a:stretch>
                          <a:fillRect/>
                        </a:stretch>
                      </pic:blipFill>
                      <pic:spPr>
                        <a:xfrm>
                          <a:off x="0" y="0"/>
                          <a:ext cx="325755" cy="3257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4241800</wp:posOffset>
                </wp:positionH>
                <wp:positionV relativeFrom="paragraph">
                  <wp:posOffset>-203199</wp:posOffset>
                </wp:positionV>
                <wp:extent cx="279400" cy="389890"/>
                <wp:effectExtent b="0" l="0" r="0" t="0"/>
                <wp:wrapNone/>
                <wp:docPr id="264" name=""/>
                <a:graphic>
                  <a:graphicData uri="http://schemas.microsoft.com/office/word/2010/wordprocessingShape">
                    <wps:wsp>
                      <wps:cNvSpPr/>
                      <wps:cNvPr id="33" name="Shape 33"/>
                      <wps:spPr>
                        <a:xfrm>
                          <a:off x="5211063" y="3589818"/>
                          <a:ext cx="269875" cy="380365"/>
                        </a:xfrm>
                        <a:custGeom>
                          <a:rect b="b" l="l" r="r" t="t"/>
                          <a:pathLst>
                            <a:path extrusionOk="0" h="599" w="425">
                              <a:moveTo>
                                <a:pt x="317" y="0"/>
                              </a:moveTo>
                              <a:lnTo>
                                <a:pt x="108" y="0"/>
                              </a:lnTo>
                              <a:lnTo>
                                <a:pt x="108" y="174"/>
                              </a:lnTo>
                              <a:lnTo>
                                <a:pt x="0" y="174"/>
                              </a:lnTo>
                              <a:lnTo>
                                <a:pt x="212" y="599"/>
                              </a:lnTo>
                              <a:lnTo>
                                <a:pt x="425" y="174"/>
                              </a:lnTo>
                              <a:lnTo>
                                <a:pt x="317" y="174"/>
                              </a:lnTo>
                              <a:lnTo>
                                <a:pt x="317" y="0"/>
                              </a:lnTo>
                              <a:close/>
                            </a:path>
                          </a:pathLst>
                        </a:custGeom>
                        <a:solidFill>
                          <a:srgbClr val="8DC53E"/>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4241800</wp:posOffset>
                </wp:positionH>
                <wp:positionV relativeFrom="paragraph">
                  <wp:posOffset>-203199</wp:posOffset>
                </wp:positionV>
                <wp:extent cx="279400" cy="389890"/>
                <wp:effectExtent b="0" l="0" r="0" t="0"/>
                <wp:wrapNone/>
                <wp:docPr id="264"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279400" cy="3898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5753100</wp:posOffset>
                </wp:positionH>
                <wp:positionV relativeFrom="paragraph">
                  <wp:posOffset>-165099</wp:posOffset>
                </wp:positionV>
                <wp:extent cx="325755" cy="325755"/>
                <wp:effectExtent b="0" l="0" r="0" t="0"/>
                <wp:wrapNone/>
                <wp:docPr id="316" name=""/>
                <a:graphic>
                  <a:graphicData uri="http://schemas.microsoft.com/office/word/2010/wordprocessingShape">
                    <wps:wsp>
                      <wps:cNvSpPr/>
                      <wps:cNvPr id="207" name="Shape 207"/>
                      <wps:spPr>
                        <a:xfrm>
                          <a:off x="5187885" y="3621885"/>
                          <a:ext cx="316230" cy="316230"/>
                        </a:xfrm>
                        <a:custGeom>
                          <a:rect b="b" l="l" r="r" t="t"/>
                          <a:pathLst>
                            <a:path extrusionOk="0" h="498" w="498">
                              <a:moveTo>
                                <a:pt x="350" y="0"/>
                              </a:moveTo>
                              <a:lnTo>
                                <a:pt x="227" y="123"/>
                              </a:lnTo>
                              <a:lnTo>
                                <a:pt x="151" y="47"/>
                              </a:lnTo>
                              <a:lnTo>
                                <a:pt x="0" y="498"/>
                              </a:lnTo>
                              <a:lnTo>
                                <a:pt x="451" y="347"/>
                              </a:lnTo>
                              <a:lnTo>
                                <a:pt x="375" y="271"/>
                              </a:lnTo>
                              <a:lnTo>
                                <a:pt x="498" y="148"/>
                              </a:lnTo>
                              <a:lnTo>
                                <a:pt x="350" y="0"/>
                              </a:lnTo>
                              <a:close/>
                            </a:path>
                          </a:pathLst>
                        </a:custGeom>
                        <a:solidFill>
                          <a:srgbClr val="8DC53E"/>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5753100</wp:posOffset>
                </wp:positionH>
                <wp:positionV relativeFrom="paragraph">
                  <wp:posOffset>-165099</wp:posOffset>
                </wp:positionV>
                <wp:extent cx="325755" cy="325755"/>
                <wp:effectExtent b="0" l="0" r="0" t="0"/>
                <wp:wrapNone/>
                <wp:docPr id="316" name="image112.png"/>
                <a:graphic>
                  <a:graphicData uri="http://schemas.openxmlformats.org/drawingml/2006/picture">
                    <pic:pic>
                      <pic:nvPicPr>
                        <pic:cNvPr id="0" name="image112.png"/>
                        <pic:cNvPicPr preferRelativeResize="0"/>
                      </pic:nvPicPr>
                      <pic:blipFill>
                        <a:blip r:embed="rId15"/>
                        <a:srcRect/>
                        <a:stretch>
                          <a:fillRect/>
                        </a:stretch>
                      </pic:blipFill>
                      <pic:spPr>
                        <a:xfrm>
                          <a:off x="0" y="0"/>
                          <a:ext cx="325755" cy="32575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wp:posOffset>
                </wp:positionH>
                <wp:positionV relativeFrom="paragraph">
                  <wp:posOffset>190500</wp:posOffset>
                </wp:positionV>
                <wp:extent cx="2524125" cy="2761355"/>
                <wp:effectExtent b="0" l="0" r="0" t="0"/>
                <wp:wrapTopAndBottom distB="0" distT="0"/>
                <wp:docPr id="311" name=""/>
                <a:graphic>
                  <a:graphicData uri="http://schemas.microsoft.com/office/word/2010/wordprocessingShape">
                    <wps:wsp>
                      <wps:cNvSpPr/>
                      <wps:cNvPr id="159" name="Shape 159"/>
                      <wps:spPr>
                        <a:xfrm>
                          <a:off x="3876400" y="1447875"/>
                          <a:ext cx="2514000" cy="2748900"/>
                        </a:xfrm>
                        <a:prstGeom prst="rect">
                          <a:avLst/>
                        </a:prstGeom>
                        <a:noFill/>
                        <a:ln cap="flat" cmpd="sng" w="9525">
                          <a:solidFill>
                            <a:srgbClr val="8DC53E"/>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both"/>
                              <w:textDirection w:val="btLr"/>
                            </w:pPr>
                          </w:p>
                          <w:p w:rsidR="00000000" w:rsidDel="00000000" w:rsidP="00000000" w:rsidRDefault="00000000" w:rsidRPr="00000000">
                            <w:pPr>
                              <w:spacing w:after="0" w:before="0"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4.000000059604645"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000000"/>
                                <w:sz w:val="24"/>
                                <w:shd w:fill="f7f7f8"/>
                                <w:vertAlign w:val="baseline"/>
                              </w:rPr>
                              <w:t xml:space="preserve">       Sustainability and Green Hosting</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7f7f8"/>
                                <w:vertAlign w:val="baseline"/>
                              </w:rPr>
                            </w:r>
                          </w:p>
                          <w:p w:rsidR="00000000" w:rsidDel="00000000" w:rsidP="00000000" w:rsidRDefault="00000000" w:rsidRPr="00000000">
                            <w:pPr>
                              <w:spacing w:after="0" w:before="1.0000000149011612" w:line="240"/>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7f7f8"/>
                                <w:vertAlign w:val="baseline"/>
                              </w:rPr>
                            </w:r>
                            <w:r w:rsidDel="00000000" w:rsidR="00000000" w:rsidRPr="00000000">
                              <w:rPr>
                                <w:rFonts w:ascii="Times New Roman" w:cs="Times New Roman" w:eastAsia="Times New Roman" w:hAnsi="Times New Roman"/>
                                <w:b w:val="0"/>
                                <w:i w:val="0"/>
                                <w:smallCaps w:val="0"/>
                                <w:strike w:val="0"/>
                                <w:color w:val="000000"/>
                                <w:sz w:val="24"/>
                                <w:shd w:fill="f7f7f8"/>
                                <w:vertAlign w:val="baseline"/>
                              </w:rPr>
                              <w:t xml:space="preserve">Server Cooling and Energy       Efficiency.</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7f7f8"/>
                                <w:vertAlign w:val="baseline"/>
                              </w:rPr>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7f7f8"/>
                                <w:vertAlign w:val="baseline"/>
                              </w:rPr>
                            </w:r>
                          </w:p>
                          <w:p w:rsidR="00000000" w:rsidDel="00000000" w:rsidP="00000000" w:rsidRDefault="00000000" w:rsidRPr="00000000">
                            <w:pPr>
                              <w:spacing w:after="0" w:before="1.0000000149011612" w:line="240"/>
                              <w:ind w:left="640" w:right="0" w:firstLine="640"/>
                              <w:jc w:val="left"/>
                              <w:textDirection w:val="btLr"/>
                            </w:pPr>
                            <w:r w:rsidDel="00000000" w:rsidR="00000000" w:rsidRPr="00000000">
                              <w:rPr>
                                <w:rFonts w:ascii="Times New Roman" w:cs="Times New Roman" w:eastAsia="Times New Roman" w:hAnsi="Times New Roman"/>
                                <w:b w:val="0"/>
                                <w:i w:val="0"/>
                                <w:smallCaps w:val="0"/>
                                <w:strike w:val="0"/>
                                <w:color w:val="000000"/>
                                <w:sz w:val="24"/>
                                <w:shd w:fill="f7f7f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wp:posOffset>
                </wp:positionH>
                <wp:positionV relativeFrom="paragraph">
                  <wp:posOffset>190500</wp:posOffset>
                </wp:positionV>
                <wp:extent cx="2524125" cy="2761355"/>
                <wp:effectExtent b="0" l="0" r="0" t="0"/>
                <wp:wrapTopAndBottom distB="0" distT="0"/>
                <wp:docPr id="311" name="image107.png"/>
                <a:graphic>
                  <a:graphicData uri="http://schemas.openxmlformats.org/drawingml/2006/picture">
                    <pic:pic>
                      <pic:nvPicPr>
                        <pic:cNvPr id="0" name="image107.png"/>
                        <pic:cNvPicPr preferRelativeResize="0"/>
                      </pic:nvPicPr>
                      <pic:blipFill>
                        <a:blip r:embed="rId16"/>
                        <a:srcRect/>
                        <a:stretch>
                          <a:fillRect/>
                        </a:stretch>
                      </pic:blipFill>
                      <pic:spPr>
                        <a:xfrm>
                          <a:off x="0" y="0"/>
                          <a:ext cx="2524125" cy="276135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2654300</wp:posOffset>
                </wp:positionH>
                <wp:positionV relativeFrom="paragraph">
                  <wp:posOffset>1193800</wp:posOffset>
                </wp:positionV>
                <wp:extent cx="390525" cy="279400"/>
                <wp:effectExtent b="0" l="0" r="0" t="0"/>
                <wp:wrapTopAndBottom distB="0" distT="0"/>
                <wp:docPr id="302" name=""/>
                <a:graphic>
                  <a:graphicData uri="http://schemas.microsoft.com/office/word/2010/wordprocessingShape">
                    <wps:wsp>
                      <wps:cNvSpPr/>
                      <wps:cNvPr id="146" name="Shape 146"/>
                      <wps:spPr>
                        <a:xfrm>
                          <a:off x="5155500" y="3645063"/>
                          <a:ext cx="381000" cy="269875"/>
                        </a:xfrm>
                        <a:custGeom>
                          <a:rect b="b" l="l" r="r" t="t"/>
                          <a:pathLst>
                            <a:path extrusionOk="0" h="425" w="600">
                              <a:moveTo>
                                <a:pt x="174" y="0"/>
                              </a:moveTo>
                              <a:lnTo>
                                <a:pt x="174" y="108"/>
                              </a:lnTo>
                              <a:lnTo>
                                <a:pt x="0" y="108"/>
                              </a:lnTo>
                              <a:lnTo>
                                <a:pt x="0" y="317"/>
                              </a:lnTo>
                              <a:lnTo>
                                <a:pt x="174" y="317"/>
                              </a:lnTo>
                              <a:lnTo>
                                <a:pt x="174" y="425"/>
                              </a:lnTo>
                              <a:lnTo>
                                <a:pt x="600" y="212"/>
                              </a:lnTo>
                              <a:lnTo>
                                <a:pt x="174" y="0"/>
                              </a:lnTo>
                              <a:close/>
                            </a:path>
                          </a:pathLst>
                        </a:custGeom>
                        <a:solidFill>
                          <a:srgbClr val="8DC53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2654300</wp:posOffset>
                </wp:positionH>
                <wp:positionV relativeFrom="paragraph">
                  <wp:posOffset>1193800</wp:posOffset>
                </wp:positionV>
                <wp:extent cx="390525" cy="279400"/>
                <wp:effectExtent b="0" l="0" r="0" t="0"/>
                <wp:wrapTopAndBottom distB="0" distT="0"/>
                <wp:docPr id="302" name="image97.png"/>
                <a:graphic>
                  <a:graphicData uri="http://schemas.openxmlformats.org/drawingml/2006/picture">
                    <pic:pic>
                      <pic:nvPicPr>
                        <pic:cNvPr id="0" name="image97.png"/>
                        <pic:cNvPicPr preferRelativeResize="0"/>
                      </pic:nvPicPr>
                      <pic:blipFill>
                        <a:blip r:embed="rId17"/>
                        <a:srcRect/>
                        <a:stretch>
                          <a:fillRect/>
                        </a:stretch>
                      </pic:blipFill>
                      <pic:spPr>
                        <a:xfrm>
                          <a:off x="0" y="0"/>
                          <a:ext cx="390525"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3581400</wp:posOffset>
                </wp:positionH>
                <wp:positionV relativeFrom="paragraph">
                  <wp:posOffset>647700</wp:posOffset>
                </wp:positionV>
                <wp:extent cx="1581150" cy="1359535"/>
                <wp:effectExtent b="0" l="0" r="0" t="0"/>
                <wp:wrapTopAndBottom distB="0" distT="0"/>
                <wp:docPr id="250" name=""/>
                <a:graphic>
                  <a:graphicData uri="http://schemas.microsoft.com/office/word/2010/wordprocessingShape">
                    <wps:wsp>
                      <wps:cNvSpPr/>
                      <wps:cNvPr id="7" name="Shape 7"/>
                      <wps:spPr>
                        <a:xfrm>
                          <a:off x="4560188" y="3104995"/>
                          <a:ext cx="1571625" cy="1350010"/>
                        </a:xfrm>
                        <a:prstGeom prst="rect">
                          <a:avLst/>
                        </a:prstGeom>
                        <a:solidFill>
                          <a:srgbClr val="8DC53E"/>
                        </a:solidFill>
                        <a:ln>
                          <a:noFill/>
                        </a:ln>
                      </wps:spPr>
                      <wps:txbx>
                        <w:txbxContent>
                          <w:p w:rsidR="00000000" w:rsidDel="00000000" w:rsidP="00000000" w:rsidRDefault="00000000" w:rsidRPr="00000000">
                            <w:pPr>
                              <w:spacing w:after="0" w:before="357.99999237060547" w:line="234.99999046325684"/>
                              <w:ind w:left="91.00000381469727" w:right="83.99999618530273" w:firstLine="91.00000381469727"/>
                              <w:jc w:val="center"/>
                              <w:textDirection w:val="btLr"/>
                            </w:pPr>
                            <w:r w:rsidDel="00000000" w:rsidR="00000000" w:rsidRPr="00000000">
                              <w:rPr>
                                <w:rFonts w:ascii="Times New Roman" w:cs="Times New Roman" w:eastAsia="Times New Roman" w:hAnsi="Times New Roman"/>
                                <w:b w:val="1"/>
                                <w:i w:val="0"/>
                                <w:smallCaps w:val="0"/>
                                <w:strike w:val="0"/>
                                <w:color w:val="ffffff"/>
                                <w:sz w:val="40"/>
                                <w:vertAlign w:val="baseline"/>
                              </w:rPr>
                              <w:t xml:space="preserve">YOUR DESIGN CHALLENGE ISSUE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3581400</wp:posOffset>
                </wp:positionH>
                <wp:positionV relativeFrom="paragraph">
                  <wp:posOffset>647700</wp:posOffset>
                </wp:positionV>
                <wp:extent cx="1581150" cy="1359535"/>
                <wp:effectExtent b="0" l="0" r="0" t="0"/>
                <wp:wrapTopAndBottom distB="0" distT="0"/>
                <wp:docPr id="250"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1581150" cy="13595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5727700</wp:posOffset>
                </wp:positionH>
                <wp:positionV relativeFrom="paragraph">
                  <wp:posOffset>1193800</wp:posOffset>
                </wp:positionV>
                <wp:extent cx="390525" cy="279400"/>
                <wp:effectExtent b="0" l="0" r="0" t="0"/>
                <wp:wrapTopAndBottom distB="0" distT="0"/>
                <wp:docPr id="298" name=""/>
                <a:graphic>
                  <a:graphicData uri="http://schemas.microsoft.com/office/word/2010/wordprocessingShape">
                    <wps:wsp>
                      <wps:cNvSpPr/>
                      <wps:cNvPr id="142" name="Shape 142"/>
                      <wps:spPr>
                        <a:xfrm>
                          <a:off x="5155500" y="3645063"/>
                          <a:ext cx="381000" cy="269875"/>
                        </a:xfrm>
                        <a:custGeom>
                          <a:rect b="b" l="l" r="r" t="t"/>
                          <a:pathLst>
                            <a:path extrusionOk="0" h="425" w="600">
                              <a:moveTo>
                                <a:pt x="426" y="0"/>
                              </a:moveTo>
                              <a:lnTo>
                                <a:pt x="0" y="212"/>
                              </a:lnTo>
                              <a:lnTo>
                                <a:pt x="426" y="425"/>
                              </a:lnTo>
                              <a:lnTo>
                                <a:pt x="426" y="317"/>
                              </a:lnTo>
                              <a:lnTo>
                                <a:pt x="600" y="317"/>
                              </a:lnTo>
                              <a:lnTo>
                                <a:pt x="600" y="108"/>
                              </a:lnTo>
                              <a:lnTo>
                                <a:pt x="426" y="108"/>
                              </a:lnTo>
                              <a:lnTo>
                                <a:pt x="426" y="0"/>
                              </a:lnTo>
                              <a:close/>
                            </a:path>
                          </a:pathLst>
                        </a:custGeom>
                        <a:solidFill>
                          <a:srgbClr val="8DC53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5727700</wp:posOffset>
                </wp:positionH>
                <wp:positionV relativeFrom="paragraph">
                  <wp:posOffset>1193800</wp:posOffset>
                </wp:positionV>
                <wp:extent cx="390525" cy="279400"/>
                <wp:effectExtent b="0" l="0" r="0" t="0"/>
                <wp:wrapTopAndBottom distB="0" distT="0"/>
                <wp:docPr id="298" name="image93.png"/>
                <a:graphic>
                  <a:graphicData uri="http://schemas.openxmlformats.org/drawingml/2006/picture">
                    <pic:pic>
                      <pic:nvPicPr>
                        <pic:cNvPr id="0" name="image93.png"/>
                        <pic:cNvPicPr preferRelativeResize="0"/>
                      </pic:nvPicPr>
                      <pic:blipFill>
                        <a:blip r:embed="rId19"/>
                        <a:srcRect/>
                        <a:stretch>
                          <a:fillRect/>
                        </a:stretch>
                      </pic:blipFill>
                      <pic:spPr>
                        <a:xfrm>
                          <a:off x="0" y="0"/>
                          <a:ext cx="390525"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6197600</wp:posOffset>
                </wp:positionH>
                <wp:positionV relativeFrom="paragraph">
                  <wp:posOffset>241300</wp:posOffset>
                </wp:positionV>
                <wp:extent cx="2523490" cy="2172478"/>
                <wp:effectExtent b="0" l="0" r="0" t="0"/>
                <wp:wrapTopAndBottom distB="0" distT="0"/>
                <wp:docPr id="283" name=""/>
                <a:graphic>
                  <a:graphicData uri="http://schemas.microsoft.com/office/word/2010/wordprocessingShape">
                    <wps:wsp>
                      <wps:cNvSpPr/>
                      <wps:cNvPr id="62" name="Shape 62"/>
                      <wps:spPr>
                        <a:xfrm>
                          <a:off x="4089018" y="2699865"/>
                          <a:ext cx="2513965" cy="2160270"/>
                        </a:xfrm>
                        <a:prstGeom prst="rect">
                          <a:avLst/>
                        </a:prstGeom>
                        <a:noFill/>
                        <a:ln cap="flat" cmpd="sng" w="9525">
                          <a:solidFill>
                            <a:srgbClr val="8DC53E"/>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both"/>
                              <w:textDirection w:val="btLr"/>
                            </w:pPr>
                          </w:p>
                          <w:p w:rsidR="00000000" w:rsidDel="00000000" w:rsidP="00000000" w:rsidRDefault="00000000" w:rsidRPr="00000000">
                            <w:pPr>
                              <w:spacing w:after="0" w:before="0"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4.000000059604645" w:line="48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482.0000457763672" w:right="0" w:firstLine="282.00002670288086"/>
                              <w:jc w:val="left"/>
                              <w:textDirection w:val="btLr"/>
                            </w:pPr>
                            <w:r w:rsidDel="00000000" w:rsidR="00000000" w:rsidRPr="00000000">
                              <w:rPr>
                                <w:rFonts w:ascii="Arial" w:cs="Arial" w:eastAsia="Arial" w:hAnsi="Arial"/>
                                <w:b w:val="1"/>
                                <w:i w:val="0"/>
                                <w:smallCaps w:val="0"/>
                                <w:strike w:val="0"/>
                                <w:color w:val="000000"/>
                                <w:sz w:val="17"/>
                                <w:vertAlign w:val="baseline"/>
                              </w:rPr>
                            </w:r>
                            <w:r w:rsidDel="00000000" w:rsidR="00000000" w:rsidRPr="00000000">
                              <w:rPr>
                                <w:rFonts w:ascii="Arial" w:cs="Arial" w:eastAsia="Arial" w:hAnsi="Arial"/>
                                <w:b w:val="0"/>
                                <w:i w:val="0"/>
                                <w:smallCaps w:val="0"/>
                                <w:strike w:val="0"/>
                                <w:color w:val="221f1f"/>
                                <w:sz w:val="24"/>
                                <w:vertAlign w:val="baseline"/>
                              </w:rPr>
                              <w:t xml:space="preserve">Promoting government approved  Venture Capitalist</w:t>
                            </w:r>
                            <w:r w:rsidDel="00000000" w:rsidR="00000000" w:rsidRPr="00000000">
                              <w:rPr>
                                <w:rFonts w:ascii="Arial" w:cs="Arial" w:eastAsia="Arial" w:hAnsi="Arial"/>
                                <w:b w:val="0"/>
                                <w:i w:val="0"/>
                                <w:smallCaps w:val="0"/>
                                <w:strike w:val="0"/>
                                <w:color w:val="221f1f"/>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1f1f"/>
                                <w:sz w:val="2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6197600</wp:posOffset>
                </wp:positionH>
                <wp:positionV relativeFrom="paragraph">
                  <wp:posOffset>241300</wp:posOffset>
                </wp:positionV>
                <wp:extent cx="2523490" cy="2172478"/>
                <wp:effectExtent b="0" l="0" r="0" t="0"/>
                <wp:wrapTopAndBottom distB="0" distT="0"/>
                <wp:docPr id="283" name="image58.png"/>
                <a:graphic>
                  <a:graphicData uri="http://schemas.openxmlformats.org/drawingml/2006/picture">
                    <pic:pic>
                      <pic:nvPicPr>
                        <pic:cNvPr id="0" name="image58.png"/>
                        <pic:cNvPicPr preferRelativeResize="0"/>
                      </pic:nvPicPr>
                      <pic:blipFill>
                        <a:blip r:embed="rId20"/>
                        <a:srcRect/>
                        <a:stretch>
                          <a:fillRect/>
                        </a:stretch>
                      </pic:blipFill>
                      <pic:spPr>
                        <a:xfrm>
                          <a:off x="0" y="0"/>
                          <a:ext cx="2523490" cy="2172478"/>
                        </a:xfrm>
                        <a:prstGeom prst="rect"/>
                        <a:ln/>
                      </pic:spPr>
                    </pic:pic>
                  </a:graphicData>
                </a:graphic>
              </wp:anchor>
            </w:drawing>
          </mc:Fallback>
        </mc:AlternateConten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spacing w:before="208" w:lineRule="auto"/>
        <w:ind w:left="1474" w:right="1545" w:firstLine="0"/>
        <w:jc w:val="center"/>
        <w:rPr>
          <w:b w:val="1"/>
        </w:rPr>
      </w:pPr>
      <w:r w:rsidDel="00000000" w:rsidR="00000000" w:rsidRPr="00000000">
        <w:rPr>
          <w:b w:val="1"/>
          <w:color w:val="ec1c23"/>
        </w:rPr>
        <mc:AlternateContent>
          <mc:Choice Requires="wpg">
            <w:drawing>
              <wp:anchor allowOverlap="1" behindDoc="1" distB="0" distT="0" distL="0" distR="0" hidden="0" layoutInCell="1" locked="0" relativeHeight="0" simplePos="0">
                <wp:simplePos x="0" y="0"/>
                <wp:positionH relativeFrom="page">
                  <wp:posOffset>596900</wp:posOffset>
                </wp:positionH>
                <wp:positionV relativeFrom="page">
                  <wp:posOffset>1283653</wp:posOffset>
                </wp:positionV>
                <wp:extent cx="9199563" cy="5105400"/>
                <wp:effectExtent b="0" l="0" r="0" t="0"/>
                <wp:wrapNone/>
                <wp:docPr id="319" name=""/>
                <a:graphic>
                  <a:graphicData uri="http://schemas.microsoft.com/office/word/2010/wordprocessingGroup">
                    <wpg:wgp>
                      <wpg:cNvGrpSpPr/>
                      <wpg:grpSpPr>
                        <a:xfrm>
                          <a:off x="1021325" y="931375"/>
                          <a:ext cx="9199563" cy="5105400"/>
                          <a:chOff x="1021325" y="931375"/>
                          <a:chExt cx="9670600" cy="5697250"/>
                        </a:xfrm>
                      </wpg:grpSpPr>
                      <wps:wsp>
                        <wps:cNvSpPr/>
                        <wps:cNvPr id="219" name="Shape 219"/>
                        <wps:spPr>
                          <a:xfrm>
                            <a:off x="1022920" y="936153"/>
                            <a:ext cx="8646160" cy="5687695"/>
                          </a:xfrm>
                          <a:custGeom>
                            <a:rect b="b" l="l" r="r" t="t"/>
                            <a:pathLst>
                              <a:path extrusionOk="0" h="8957" w="13616">
                                <a:moveTo>
                                  <a:pt x="0" y="0"/>
                                </a:moveTo>
                                <a:lnTo>
                                  <a:pt x="572" y="0"/>
                                </a:lnTo>
                                <a:moveTo>
                                  <a:pt x="5" y="567"/>
                                </a:moveTo>
                                <a:lnTo>
                                  <a:pt x="5" y="5"/>
                                </a:lnTo>
                                <a:moveTo>
                                  <a:pt x="572" y="0"/>
                                </a:moveTo>
                                <a:lnTo>
                                  <a:pt x="6808" y="0"/>
                                </a:lnTo>
                                <a:lnTo>
                                  <a:pt x="13044" y="0"/>
                                </a:lnTo>
                                <a:lnTo>
                                  <a:pt x="13616" y="0"/>
                                </a:lnTo>
                                <a:moveTo>
                                  <a:pt x="13611" y="567"/>
                                </a:moveTo>
                                <a:lnTo>
                                  <a:pt x="13611" y="5"/>
                                </a:lnTo>
                                <a:moveTo>
                                  <a:pt x="5" y="4479"/>
                                </a:moveTo>
                                <a:lnTo>
                                  <a:pt x="5" y="567"/>
                                </a:lnTo>
                                <a:moveTo>
                                  <a:pt x="13611" y="4479"/>
                                </a:moveTo>
                                <a:lnTo>
                                  <a:pt x="13611" y="567"/>
                                </a:lnTo>
                                <a:moveTo>
                                  <a:pt x="5" y="8390"/>
                                </a:moveTo>
                                <a:lnTo>
                                  <a:pt x="5" y="4479"/>
                                </a:lnTo>
                                <a:moveTo>
                                  <a:pt x="13611" y="8390"/>
                                </a:moveTo>
                                <a:lnTo>
                                  <a:pt x="13611" y="4479"/>
                                </a:lnTo>
                                <a:moveTo>
                                  <a:pt x="5" y="8952"/>
                                </a:moveTo>
                                <a:lnTo>
                                  <a:pt x="5" y="8390"/>
                                </a:lnTo>
                                <a:moveTo>
                                  <a:pt x="13611" y="8952"/>
                                </a:moveTo>
                                <a:lnTo>
                                  <a:pt x="13611" y="8390"/>
                                </a:lnTo>
                                <a:moveTo>
                                  <a:pt x="0" y="8957"/>
                                </a:moveTo>
                                <a:lnTo>
                                  <a:pt x="572" y="8957"/>
                                </a:lnTo>
                                <a:lnTo>
                                  <a:pt x="6808" y="8957"/>
                                </a:lnTo>
                                <a:lnTo>
                                  <a:pt x="13044" y="8957"/>
                                </a:lnTo>
                                <a:lnTo>
                                  <a:pt x="13616" y="8957"/>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txBox="1"/>
                        <wps:cNvPr id="220" name="Shape 220"/>
                        <wps:spPr>
                          <a:xfrm>
                            <a:off x="1063800" y="1884750"/>
                            <a:ext cx="85644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–Providing Insurance for Venture Capitalist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–Stealing Conceptualist ideas.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221" name="Shape 221"/>
                        <wps:spPr>
                          <a:xfrm>
                            <a:off x="6289725" y="2034750"/>
                            <a:ext cx="440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222" name="Shape 222"/>
                        <wps:spPr>
                          <a:xfrm>
                            <a:off x="5744225" y="1912025"/>
                            <a:ext cx="3764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–Many Venture Capitalist bid for similar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Type of Ideas and Vice-versa</w:t>
                              </w:r>
                            </w:p>
                          </w:txbxContent>
                        </wps:txbx>
                        <wps:bodyPr anchorCtr="0" anchor="t" bIns="91425" lIns="91425" spcFirstLastPara="1" rIns="91425" wrap="square" tIns="91425">
                          <a:spAutoFit/>
                        </wps:bodyPr>
                      </wps:wsp>
                      <wps:wsp>
                        <wps:cNvSpPr txBox="1"/>
                        <wps:cNvPr id="223" name="Shape 223"/>
                        <wps:spPr>
                          <a:xfrm>
                            <a:off x="1063800" y="4516825"/>
                            <a:ext cx="8171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–Approval of unregistered startups may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Lead to fake users.</w:t>
                              </w:r>
                            </w:p>
                          </w:txbxContent>
                        </wps:txbx>
                        <wps:bodyPr anchorCtr="0" anchor="t" bIns="91425" lIns="91425" spcFirstLastPara="1" rIns="91425" wrap="square" tIns="91425">
                          <a:spAutoFit/>
                        </wps:bodyPr>
                      </wps:wsp>
                      <wps:wsp>
                        <wps:cNvSpPr txBox="1"/>
                        <wps:cNvPr id="224" name="Shape 224"/>
                        <wps:spPr>
                          <a:xfrm>
                            <a:off x="5962425" y="4560550"/>
                            <a:ext cx="4729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–Small scale business are more likely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To use popular e-Commerce websites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Like amazon rather than using our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Websites for selling their products.</w:t>
                              </w:r>
                            </w:p>
                          </w:txbxContent>
                        </wps:txbx>
                        <wps:bodyPr anchorCtr="0" anchor="t" bIns="91425" lIns="91425" spcFirstLastPara="1" rIns="91425" wrap="square" tIns="91425">
                          <a:spAutoFit/>
                        </wps:bodyPr>
                      </wps:wsp>
                    </wpg:wgp>
                  </a:graphicData>
                </a:graphic>
              </wp:anchor>
            </w:drawing>
          </mc:Choice>
          <mc:Fallback>
            <w:drawing>
              <wp:anchor allowOverlap="1" behindDoc="1" distB="0" distT="0" distL="0" distR="0" hidden="0" layoutInCell="1" locked="0" relativeHeight="0" simplePos="0">
                <wp:simplePos x="0" y="0"/>
                <wp:positionH relativeFrom="page">
                  <wp:posOffset>596900</wp:posOffset>
                </wp:positionH>
                <wp:positionV relativeFrom="page">
                  <wp:posOffset>1283653</wp:posOffset>
                </wp:positionV>
                <wp:extent cx="9199563" cy="5105400"/>
                <wp:effectExtent b="0" l="0" r="0" t="0"/>
                <wp:wrapNone/>
                <wp:docPr id="319" name="image115.png"/>
                <a:graphic>
                  <a:graphicData uri="http://schemas.openxmlformats.org/drawingml/2006/picture">
                    <pic:pic>
                      <pic:nvPicPr>
                        <pic:cNvPr id="0" name="image115.png"/>
                        <pic:cNvPicPr preferRelativeResize="0"/>
                      </pic:nvPicPr>
                      <pic:blipFill>
                        <a:blip r:embed="rId21"/>
                        <a:srcRect/>
                        <a:stretch>
                          <a:fillRect/>
                        </a:stretch>
                      </pic:blipFill>
                      <pic:spPr>
                        <a:xfrm>
                          <a:off x="0" y="0"/>
                          <a:ext cx="9199563" cy="5105400"/>
                        </a:xfrm>
                        <a:prstGeom prst="rect"/>
                        <a:ln/>
                      </pic:spPr>
                    </pic:pic>
                  </a:graphicData>
                </a:graphic>
              </wp:anchor>
            </w:drawing>
          </mc:Fallback>
        </mc:AlternateContent>
      </w:r>
      <w:r w:rsidDel="00000000" w:rsidR="00000000" w:rsidRPr="00000000">
        <w:rPr>
          <w:b w:val="1"/>
          <w:color w:val="ec1c23"/>
          <w:rtl w:val="0"/>
        </w:rPr>
        <w:t xml:space="preserve">High Impact</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480" w:lineRule="auto"/>
        <w:ind w:left="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1">
      <w:pPr>
        <w:tabs>
          <w:tab w:val="left" w:leader="none" w:pos="11616"/>
        </w:tabs>
        <w:spacing w:before="52" w:lineRule="auto"/>
        <w:ind w:left="762" w:firstLine="0"/>
        <w:rPr>
          <w:b w:val="1"/>
        </w:rPr>
      </w:pPr>
      <w:r w:rsidDel="00000000" w:rsidR="00000000" w:rsidRPr="00000000">
        <w:rPr>
          <w:b w:val="1"/>
          <w:color w:val="221f1f"/>
          <w:rtl w:val="0"/>
        </w:rPr>
        <w:t xml:space="preserve">Uncertain to Occur                                                                        Likely to Occur</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419100</wp:posOffset>
                </wp:positionH>
                <wp:positionV relativeFrom="paragraph">
                  <wp:posOffset>-2463799</wp:posOffset>
                </wp:positionV>
                <wp:extent cx="7929245" cy="4977130"/>
                <wp:effectExtent b="0" l="0" r="0" t="0"/>
                <wp:wrapNone/>
                <wp:docPr id="253" name=""/>
                <a:graphic>
                  <a:graphicData uri="http://schemas.microsoft.com/office/word/2010/wordprocessingShape">
                    <wps:wsp>
                      <wps:cNvSpPr/>
                      <wps:cNvPr id="12" name="Shape 12"/>
                      <wps:spPr>
                        <a:xfrm>
                          <a:off x="1386140" y="1296198"/>
                          <a:ext cx="7919720" cy="4967605"/>
                        </a:xfrm>
                        <a:custGeom>
                          <a:rect b="b" l="l" r="r" t="t"/>
                          <a:pathLst>
                            <a:path extrusionOk="0" h="7823" w="12472">
                              <a:moveTo>
                                <a:pt x="6236" y="3907"/>
                              </a:moveTo>
                              <a:lnTo>
                                <a:pt x="6236" y="0"/>
                              </a:lnTo>
                              <a:moveTo>
                                <a:pt x="0" y="3912"/>
                              </a:moveTo>
                              <a:lnTo>
                                <a:pt x="6236" y="3912"/>
                              </a:lnTo>
                              <a:lnTo>
                                <a:pt x="12472" y="3912"/>
                              </a:lnTo>
                              <a:moveTo>
                                <a:pt x="6236" y="7823"/>
                              </a:moveTo>
                              <a:lnTo>
                                <a:pt x="6236" y="3917"/>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419100</wp:posOffset>
                </wp:positionH>
                <wp:positionV relativeFrom="paragraph">
                  <wp:posOffset>-2463799</wp:posOffset>
                </wp:positionV>
                <wp:extent cx="7929245" cy="4977130"/>
                <wp:effectExtent b="0" l="0" r="0" t="0"/>
                <wp:wrapNone/>
                <wp:docPr id="253"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7929245" cy="4977130"/>
                        </a:xfrm>
                        <a:prstGeom prst="rect"/>
                        <a:ln/>
                      </pic:spPr>
                    </pic:pic>
                  </a:graphicData>
                </a:graphic>
              </wp:anchor>
            </w:drawing>
          </mc:Fallback>
        </mc:AlternateConten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48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48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48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A">
      <w:pPr>
        <w:spacing w:before="52" w:lineRule="auto"/>
        <w:ind w:left="1473" w:right="1545" w:firstLine="0"/>
        <w:jc w:val="center"/>
        <w:rPr>
          <w:b w:val="1"/>
        </w:rPr>
        <w:sectPr>
          <w:headerReference r:id="rId23" w:type="default"/>
          <w:type w:val="nextPage"/>
          <w:pgSz w:h="11920" w:w="15890" w:orient="landscape"/>
          <w:pgMar w:bottom="280" w:top="1440" w:left="940" w:right="1020" w:header="1127" w:footer="0"/>
        </w:sectPr>
      </w:pPr>
      <w:r w:rsidDel="00000000" w:rsidR="00000000" w:rsidRPr="00000000">
        <w:rPr>
          <w:b w:val="1"/>
          <w:color w:val="ec1c23"/>
          <w:rtl w:val="0"/>
        </w:rPr>
        <w:t xml:space="preserve">Low Impact</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48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697548</wp:posOffset>
                </wp:positionH>
                <wp:positionV relativeFrom="page">
                  <wp:posOffset>1113473</wp:posOffset>
                </wp:positionV>
                <wp:extent cx="8642985" cy="5749925"/>
                <wp:effectExtent b="0" l="0" r="0" t="0"/>
                <wp:wrapNone/>
                <wp:docPr id="259" name=""/>
                <a:graphic>
                  <a:graphicData uri="http://schemas.microsoft.com/office/word/2010/wordprocessingShape">
                    <wps:wsp>
                      <wps:cNvSpPr/>
                      <wps:cNvPr id="18" name="Shape 18"/>
                      <wps:spPr>
                        <a:xfrm>
                          <a:off x="1029270" y="909800"/>
                          <a:ext cx="8633460" cy="5740400"/>
                        </a:xfrm>
                        <a:custGeom>
                          <a:rect b="b" l="l" r="r" t="t"/>
                          <a:pathLst>
                            <a:path extrusionOk="0" h="9040" w="13596">
                              <a:moveTo>
                                <a:pt x="0" y="0"/>
                              </a:moveTo>
                              <a:lnTo>
                                <a:pt x="13596" y="0"/>
                              </a:lnTo>
                              <a:moveTo>
                                <a:pt x="5" y="9035"/>
                              </a:moveTo>
                              <a:lnTo>
                                <a:pt x="5" y="5"/>
                              </a:lnTo>
                              <a:moveTo>
                                <a:pt x="13591" y="9035"/>
                              </a:moveTo>
                              <a:lnTo>
                                <a:pt x="13591" y="5"/>
                              </a:lnTo>
                              <a:moveTo>
                                <a:pt x="0" y="9040"/>
                              </a:moveTo>
                              <a:lnTo>
                                <a:pt x="13596" y="9040"/>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697548</wp:posOffset>
                </wp:positionH>
                <wp:positionV relativeFrom="page">
                  <wp:posOffset>1113473</wp:posOffset>
                </wp:positionV>
                <wp:extent cx="8642985" cy="5749925"/>
                <wp:effectExtent b="0" l="0" r="0" t="0"/>
                <wp:wrapNone/>
                <wp:docPr id="259"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8642985" cy="57499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C">
      <w:pPr>
        <w:pStyle w:val="Heading5"/>
        <w:spacing w:before="52" w:line="489.00000000000006" w:lineRule="auto"/>
        <w:ind w:left="250" w:right="5566" w:firstLine="0"/>
        <w:rPr>
          <w:color w:val="221f1f"/>
        </w:rPr>
      </w:pPr>
      <w:r w:rsidDel="00000000" w:rsidR="00000000" w:rsidRPr="00000000">
        <w:rPr>
          <w:color w:val="221f1f"/>
          <w:rtl w:val="0"/>
        </w:rPr>
        <w:t xml:space="preserve">Discuss 2 key trends from the High Impact – Likely to occur quadrant: </w:t>
      </w:r>
    </w:p>
    <w:p w:rsidR="00000000" w:rsidDel="00000000" w:rsidP="00000000" w:rsidRDefault="00000000" w:rsidRPr="00000000" w14:paraId="000000CD">
      <w:pPr>
        <w:pStyle w:val="Heading5"/>
        <w:numPr>
          <w:ilvl w:val="0"/>
          <w:numId w:val="1"/>
        </w:numPr>
        <w:spacing w:before="52" w:line="360" w:lineRule="auto"/>
        <w:ind w:left="860" w:right="5566" w:hanging="360"/>
        <w:jc w:val="left"/>
        <w:rPr>
          <w:b w:val="0"/>
        </w:rPr>
      </w:pPr>
      <w:r w:rsidDel="00000000" w:rsidR="00000000" w:rsidRPr="00000000">
        <w:rPr>
          <w:b w:val="0"/>
          <w:rtl w:val="0"/>
        </w:rPr>
        <w:t xml:space="preserve">Venture </w:t>
      </w:r>
      <w:r w:rsidDel="00000000" w:rsidR="00000000" w:rsidRPr="00000000">
        <w:rPr>
          <w:b w:val="0"/>
          <w:rtl w:val="0"/>
        </w:rPr>
        <w:t xml:space="preserve">Capitalists</w:t>
      </w:r>
      <w:r w:rsidDel="00000000" w:rsidR="00000000" w:rsidRPr="00000000">
        <w:rPr>
          <w:b w:val="0"/>
          <w:rtl w:val="0"/>
        </w:rPr>
        <w:t xml:space="preserve"> bid for the same ideas, so someone with rare ideas may not profit from this website. For </w:t>
      </w:r>
      <w:r w:rsidDel="00000000" w:rsidR="00000000" w:rsidRPr="00000000">
        <w:rPr>
          <w:b w:val="0"/>
          <w:rtl w:val="0"/>
        </w:rPr>
        <w:t xml:space="preserve">instance</w:t>
      </w:r>
      <w:r w:rsidDel="00000000" w:rsidR="00000000" w:rsidRPr="00000000">
        <w:rPr>
          <w:b w:val="0"/>
          <w:rtl w:val="0"/>
        </w:rPr>
        <w:t xml:space="preserve">, if more than 10 VC’s bid on agriculture ideas the other set of ideas may not be acknowledged.</w:t>
      </w:r>
    </w:p>
    <w:p w:rsidR="00000000" w:rsidDel="00000000" w:rsidP="00000000" w:rsidRDefault="00000000" w:rsidRPr="00000000" w14:paraId="000000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7" w:line="360" w:lineRule="auto"/>
        <w:ind w:left="8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if conceptualist have similar ideas some may be addressed leaving </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ideas. Even though each conceptualist is given a patent for the posted ideas, some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8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Ideas may overlap leading to confusion.</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673" w:right="0" w:hanging="5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5"/>
        <w:spacing w:line="491" w:lineRule="auto"/>
        <w:ind w:left="0" w:right="5708" w:firstLine="0"/>
        <w:jc w:val="left"/>
        <w:rPr>
          <w:color w:val="221f1f"/>
        </w:rPr>
      </w:pPr>
      <w:r w:rsidDel="00000000" w:rsidR="00000000" w:rsidRPr="00000000">
        <w:rPr>
          <w:color w:val="221f1f"/>
          <w:rtl w:val="0"/>
        </w:rPr>
        <w:t xml:space="preserve">       Discuss 2 trends from the High Impact – Uncertain to occur quadrant</w:t>
      </w:r>
    </w:p>
    <w:p w:rsidR="00000000" w:rsidDel="00000000" w:rsidP="00000000" w:rsidRDefault="00000000" w:rsidRPr="00000000" w14:paraId="000000D4">
      <w:pPr>
        <w:pStyle w:val="Heading5"/>
        <w:spacing w:line="491" w:lineRule="auto"/>
        <w:ind w:left="250" w:right="5708" w:firstLine="0"/>
        <w:jc w:val="left"/>
        <w:rPr>
          <w:b w:val="0"/>
        </w:rPr>
      </w:pPr>
      <w:r w:rsidDel="00000000" w:rsidR="00000000" w:rsidRPr="00000000">
        <w:rPr>
          <w:b w:val="0"/>
          <w:color w:val="221f1f"/>
          <w:rtl w:val="0"/>
        </w:rPr>
        <w:t xml:space="preserve">  1.Venture Capitalists should be given some sort of policy so that they can avoid        the risk of losing their investments. Venture Capitalists can insure their   investments from various insurance providers during the process of traction.</w:t>
      </w:r>
      <w:r w:rsidDel="00000000" w:rsidR="00000000" w:rsidRPr="00000000">
        <w:rPr>
          <w:rtl w:val="0"/>
        </w:rPr>
      </w:r>
    </w:p>
    <w:p w:rsidR="00000000" w:rsidDel="00000000" w:rsidP="00000000" w:rsidRDefault="00000000" w:rsidRPr="00000000" w14:paraId="000000D5">
      <w:pPr>
        <w:rPr>
          <w:color w:val="221f1f"/>
        </w:rPr>
      </w:pPr>
      <w:r w:rsidDel="00000000" w:rsidR="00000000" w:rsidRPr="00000000">
        <w:rPr>
          <w:rtl w:val="0"/>
        </w:rPr>
      </w:r>
    </w:p>
    <w:p w:rsidR="00000000" w:rsidDel="00000000" w:rsidP="00000000" w:rsidRDefault="00000000" w:rsidRPr="00000000" w14:paraId="000000D6">
      <w:pPr>
        <w:rPr/>
      </w:pPr>
      <w:r w:rsidDel="00000000" w:rsidR="00000000" w:rsidRPr="00000000">
        <w:rPr>
          <w:color w:val="221f1f"/>
          <w:rtl w:val="0"/>
        </w:rPr>
        <w:t xml:space="preserve">      2.Conceptualists may hesitate to post their ideas in the public</w:t>
      </w:r>
      <w:r w:rsidDel="00000000" w:rsidR="00000000" w:rsidRPr="00000000">
        <w:rPr>
          <w:rtl w:val="0"/>
        </w:rPr>
        <w:t xml:space="preserve"> feed. So the concepts are made only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sectPr>
          <w:headerReference r:id="rId25" w:type="default"/>
          <w:type w:val="nextPage"/>
          <w:pgSz w:h="11920" w:w="15890" w:orient="landscape"/>
          <w:pgMar w:bottom="280" w:top="1460" w:left="940" w:right="1020" w:header="1143" w:footer="0"/>
        </w:sectPr>
      </w:pPr>
      <w:r w:rsidDel="00000000" w:rsidR="00000000" w:rsidRPr="00000000">
        <w:rPr>
          <w:rtl w:val="0"/>
        </w:rPr>
        <w:t xml:space="preserve">     Visible  to  venture  capitalists and  a separate patent is given for each idea.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13607.0" w:type="dxa"/>
        <w:jc w:val="left"/>
        <w:tblInd w:w="149.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567"/>
        <w:gridCol w:w="6520"/>
        <w:gridCol w:w="6520"/>
        <w:tblGridChange w:id="0">
          <w:tblGrid>
            <w:gridCol w:w="567"/>
            <w:gridCol w:w="6520"/>
            <w:gridCol w:w="6520"/>
          </w:tblGrid>
        </w:tblGridChange>
      </w:tblGrid>
      <w:tr>
        <w:trPr>
          <w:cantSplit w:val="0"/>
          <w:trHeight w:val="559"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ec1c23"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570" w:right="2562"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URGENT</w:t>
            </w:r>
            <w:r w:rsidDel="00000000" w:rsidR="00000000" w:rsidRPr="00000000">
              <w:rPr>
                <w:rtl w:val="0"/>
              </w:rPr>
            </w:r>
          </w:p>
        </w:tc>
        <w:tc>
          <w:tcPr>
            <w:shd w:fill="fff100"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570" w:right="256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LESS URGENT</w:t>
            </w:r>
            <w:r w:rsidDel="00000000" w:rsidR="00000000" w:rsidRPr="00000000">
              <w:rPr>
                <w:rtl w:val="0"/>
              </w:rPr>
            </w:r>
          </w:p>
        </w:tc>
      </w:tr>
      <w:tr>
        <w:trPr>
          <w:cantSplit w:val="0"/>
          <w:trHeight w:val="4186" w:hRule="atLeast"/>
          <w:tblHeader w:val="0"/>
        </w:trPr>
        <w:tc>
          <w:tcPr>
            <w:shd w:fill="00adee"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73" w:right="146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IMPORTANT</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Venture </w:t>
            </w:r>
            <w:r w:rsidDel="00000000" w:rsidR="00000000" w:rsidRPr="00000000">
              <w:rPr>
                <w:sz w:val="26"/>
                <w:szCs w:val="26"/>
                <w:rtl w:val="0"/>
              </w:rPr>
              <w:t xml:space="preserve">Capitalists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should be provided </w:t>
            </w:r>
            <w:r w:rsidDel="00000000" w:rsidR="00000000" w:rsidRPr="00000000">
              <w:rPr>
                <w:sz w:val="26"/>
                <w:szCs w:val="26"/>
                <w:rtl w:val="0"/>
              </w:rPr>
              <w:t xml:space="preserve">with insurance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Conceptualist ideas should be protected and similar projects should be addressed.</w:t>
            </w:r>
          </w:p>
        </w:tc>
        <w:tc>
          <w:tcPr/>
          <w:p w:rsidR="00000000" w:rsidDel="00000000" w:rsidP="00000000" w:rsidRDefault="00000000" w:rsidRPr="00000000" w14:paraId="000000E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Make sure to connect VC’s and </w:t>
            </w:r>
            <w:r w:rsidDel="00000000" w:rsidR="00000000" w:rsidRPr="00000000">
              <w:rPr>
                <w:sz w:val="26"/>
                <w:szCs w:val="26"/>
                <w:rtl w:val="0"/>
              </w:rPr>
              <w:t xml:space="preserve">Conceptualists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based on their expectations.</w:t>
            </w:r>
          </w:p>
          <w:p w:rsidR="00000000" w:rsidDel="00000000" w:rsidP="00000000" w:rsidRDefault="00000000" w:rsidRPr="00000000" w14:paraId="000000E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Startups’ economic status is displayed to the respective VC’s for verification.</w:t>
            </w:r>
          </w:p>
        </w:tc>
      </w:tr>
      <w:tr>
        <w:trPr>
          <w:cantSplit w:val="0"/>
          <w:trHeight w:val="4185" w:hRule="atLeast"/>
          <w:tblHeader w:val="0"/>
        </w:trPr>
        <w:tc>
          <w:tcPr>
            <w:shd w:fill="00639c"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25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LESS IMPORTANT</w:t>
            </w: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Startups should be notified to register   on the online MSME government websites to get some concessions.</w:t>
            </w:r>
          </w:p>
        </w:tc>
        <w:tc>
          <w:tcPr/>
          <w:p w:rsidR="00000000" w:rsidDel="00000000" w:rsidP="00000000" w:rsidRDefault="00000000" w:rsidRPr="00000000" w14:paraId="000000E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Startups can use the e-commerce website for the development. They must be given some offers for using this e-com website rather than using amazon and other online web applications.</w:t>
            </w:r>
          </w:p>
        </w:tc>
      </w:tr>
    </w:tbl>
    <w:p w:rsidR="00000000" w:rsidDel="00000000" w:rsidP="00000000" w:rsidRDefault="00000000" w:rsidRPr="00000000" w14:paraId="000000E5">
      <w:pPr>
        <w:rPr>
          <w:sz w:val="26"/>
          <w:szCs w:val="26"/>
        </w:rPr>
        <w:sectPr>
          <w:headerReference r:id="rId26" w:type="default"/>
          <w:type w:val="nextPage"/>
          <w:pgSz w:h="11920" w:w="15890" w:orient="landscape"/>
          <w:pgMar w:bottom="280" w:top="1440" w:left="940" w:right="1020" w:header="1138" w:footer="0"/>
        </w:sect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13598.0" w:type="dxa"/>
        <w:jc w:val="left"/>
        <w:tblInd w:w="205.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5444"/>
        <w:gridCol w:w="8154"/>
        <w:tblGridChange w:id="0">
          <w:tblGrid>
            <w:gridCol w:w="5444"/>
            <w:gridCol w:w="8154"/>
          </w:tblGrid>
        </w:tblGridChange>
      </w:tblGrid>
      <w:tr>
        <w:trPr>
          <w:cantSplit w:val="0"/>
          <w:trHeight w:val="616" w:hRule="atLeast"/>
          <w:tblHeader w:val="0"/>
        </w:trPr>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8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Assessment Questions</w:t>
            </w: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8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Synthesis: Sense Making</w:t>
            </w:r>
            <w:r w:rsidDel="00000000" w:rsidR="00000000" w:rsidRPr="00000000">
              <w:rPr>
                <w:rtl w:val="0"/>
              </w:rPr>
            </w:r>
          </w:p>
        </w:tc>
      </w:tr>
      <w:tr>
        <w:trPr>
          <w:cantSplit w:val="0"/>
          <w:trHeight w:val="2088"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81" w:right="6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relationships among the trends do you perceive? How are they related? Why are these relationships important</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VCs are expected to invest in ideas they prefer similarly the conceptualists only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Prefer VCs who expect the same kind of ide</w:t>
            </w:r>
            <w:r w:rsidDel="00000000" w:rsidR="00000000" w:rsidRPr="00000000">
              <w:rPr>
                <w:rtl w:val="0"/>
              </w:rPr>
              <w:t xml:space="preserve">a.</w:t>
            </w:r>
            <w:r w:rsidDel="00000000" w:rsidR="00000000" w:rsidRPr="00000000">
              <w:rPr>
                <w:rtl w:val="0"/>
              </w:rPr>
            </w:r>
          </w:p>
        </w:tc>
      </w:tr>
      <w:tr>
        <w:trPr>
          <w:cantSplit w:val="0"/>
          <w:trHeight w:val="2090"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1" w:right="6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opportunities and/or challenges need immediate attention going forward for your design challenge? And why?</w:t>
            </w: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make this website more trustworthy for both </w:t>
            </w:r>
            <w:r w:rsidDel="00000000" w:rsidR="00000000" w:rsidRPr="00000000">
              <w:rPr>
                <w:rtl w:val="0"/>
              </w:rPr>
              <w:t xml:space="preserve">conceptualists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VCs.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2088" w:hRule="atLeast"/>
          <w:tblHeader w:val="0"/>
        </w:trPr>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4" w:lineRule="auto"/>
              <w:ind w:left="81" w:right="-1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would it take to create positive change on this issue relating to your design challenge?</w:t>
            </w:r>
            <w:r w:rsidDel="00000000" w:rsidR="00000000" w:rsidRPr="00000000">
              <w:rPr>
                <w:rtl w:val="0"/>
              </w:rPr>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user interface of the website can be made such a way that the conceptualist and VC can filter the required ideas and investors based on the expenses, type of project, etc….</w:t>
            </w:r>
            <w:r w:rsidDel="00000000" w:rsidR="00000000" w:rsidRPr="00000000">
              <w:rPr>
                <w:rtl w:val="0"/>
              </w:rPr>
            </w:r>
          </w:p>
        </w:tc>
      </w:tr>
      <w:tr>
        <w:trPr>
          <w:cantSplit w:val="0"/>
          <w:trHeight w:val="2090" w:hRule="atLeast"/>
          <w:tblHeader w:val="0"/>
        </w:trPr>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1" w:right="57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Who else would be interested in this issue? Why should they care? What conversations would you have with them?</w:t>
            </w: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expect a proper searching mechanism for requesting and bidding.</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Registration of Startups would be appreciated by the government, so from our side we suggest the startups to register.</w:t>
            </w:r>
            <w:r w:rsidDel="00000000" w:rsidR="00000000" w:rsidRPr="00000000">
              <w:rPr>
                <w:rtl w:val="0"/>
              </w:rPr>
            </w:r>
          </w:p>
        </w:tc>
      </w:tr>
    </w:tbl>
    <w:p w:rsidR="00000000" w:rsidDel="00000000" w:rsidP="00000000" w:rsidRDefault="00000000" w:rsidRPr="00000000" w14:paraId="000000FD">
      <w:pPr>
        <w:rPr/>
        <w:sectPr>
          <w:headerReference r:id="rId27" w:type="default"/>
          <w:type w:val="nextPage"/>
          <w:pgSz w:h="11920" w:w="15890" w:orient="landscape"/>
          <w:pgMar w:bottom="280" w:top="1440" w:left="940" w:right="1020" w:header="1127" w:footer="0"/>
        </w:sect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775335</wp:posOffset>
            </wp:positionH>
            <wp:positionV relativeFrom="page">
              <wp:posOffset>4526915</wp:posOffset>
            </wp:positionV>
            <wp:extent cx="965200" cy="771525"/>
            <wp:effectExtent b="0" l="0" r="0" t="0"/>
            <wp:wrapNone/>
            <wp:docPr id="33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775335</wp:posOffset>
            </wp:positionH>
            <wp:positionV relativeFrom="page">
              <wp:posOffset>5473065</wp:posOffset>
            </wp:positionV>
            <wp:extent cx="959485" cy="766445"/>
            <wp:effectExtent b="0" l="0" r="0" t="0"/>
            <wp:wrapNone/>
            <wp:docPr id="348" name="image70.png"/>
            <a:graphic>
              <a:graphicData uri="http://schemas.openxmlformats.org/drawingml/2006/picture">
                <pic:pic>
                  <pic:nvPicPr>
                    <pic:cNvPr id="0" name="image70.png"/>
                    <pic:cNvPicPr preferRelativeResize="0"/>
                  </pic:nvPicPr>
                  <pic:blipFill>
                    <a:blip r:embed="rId29"/>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1872615</wp:posOffset>
            </wp:positionH>
            <wp:positionV relativeFrom="page">
              <wp:posOffset>3965575</wp:posOffset>
            </wp:positionV>
            <wp:extent cx="965200" cy="771525"/>
            <wp:effectExtent b="0" l="0" r="0" t="0"/>
            <wp:wrapNone/>
            <wp:docPr id="32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1872615</wp:posOffset>
            </wp:positionH>
            <wp:positionV relativeFrom="page">
              <wp:posOffset>4911090</wp:posOffset>
            </wp:positionV>
            <wp:extent cx="959485" cy="766445"/>
            <wp:effectExtent b="0" l="0" r="0" t="0"/>
            <wp:wrapNone/>
            <wp:docPr id="343"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1872615</wp:posOffset>
            </wp:positionH>
            <wp:positionV relativeFrom="page">
              <wp:posOffset>5857240</wp:posOffset>
            </wp:positionV>
            <wp:extent cx="959485" cy="766445"/>
            <wp:effectExtent b="0" l="0" r="0" t="0"/>
            <wp:wrapNone/>
            <wp:docPr id="33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2931795</wp:posOffset>
            </wp:positionH>
            <wp:positionV relativeFrom="page">
              <wp:posOffset>4526915</wp:posOffset>
            </wp:positionV>
            <wp:extent cx="965200" cy="771525"/>
            <wp:effectExtent b="0" l="0" r="0" t="0"/>
            <wp:wrapNone/>
            <wp:docPr id="32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2931795</wp:posOffset>
            </wp:positionH>
            <wp:positionV relativeFrom="page">
              <wp:posOffset>5473065</wp:posOffset>
            </wp:positionV>
            <wp:extent cx="959485" cy="766445"/>
            <wp:effectExtent b="0" l="0" r="0" t="0"/>
            <wp:wrapNone/>
            <wp:docPr id="346"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4029709</wp:posOffset>
            </wp:positionH>
            <wp:positionV relativeFrom="page">
              <wp:posOffset>3965575</wp:posOffset>
            </wp:positionV>
            <wp:extent cx="965200" cy="771525"/>
            <wp:effectExtent b="0" l="0" r="0" t="0"/>
            <wp:wrapNone/>
            <wp:docPr id="349"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4029709</wp:posOffset>
            </wp:positionH>
            <wp:positionV relativeFrom="page">
              <wp:posOffset>4911090</wp:posOffset>
            </wp:positionV>
            <wp:extent cx="959485" cy="766445"/>
            <wp:effectExtent b="0" l="0" r="0" t="0"/>
            <wp:wrapNone/>
            <wp:docPr id="32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4029709</wp:posOffset>
            </wp:positionH>
            <wp:positionV relativeFrom="page">
              <wp:posOffset>5857240</wp:posOffset>
            </wp:positionV>
            <wp:extent cx="959485" cy="766445"/>
            <wp:effectExtent b="0" l="0" r="0" t="0"/>
            <wp:wrapNone/>
            <wp:docPr id="33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5088890</wp:posOffset>
            </wp:positionH>
            <wp:positionV relativeFrom="page">
              <wp:posOffset>3581400</wp:posOffset>
            </wp:positionV>
            <wp:extent cx="959485" cy="766445"/>
            <wp:effectExtent b="0" l="0" r="0" t="0"/>
            <wp:wrapNone/>
            <wp:docPr id="32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5088890</wp:posOffset>
            </wp:positionH>
            <wp:positionV relativeFrom="page">
              <wp:posOffset>4526915</wp:posOffset>
            </wp:positionV>
            <wp:extent cx="965200" cy="771525"/>
            <wp:effectExtent b="0" l="0" r="0" t="0"/>
            <wp:wrapNone/>
            <wp:docPr id="336"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5088890</wp:posOffset>
            </wp:positionH>
            <wp:positionV relativeFrom="page">
              <wp:posOffset>5473065</wp:posOffset>
            </wp:positionV>
            <wp:extent cx="959485" cy="766445"/>
            <wp:effectExtent b="0" l="0" r="0" t="0"/>
            <wp:wrapNone/>
            <wp:docPr id="34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6186170</wp:posOffset>
            </wp:positionH>
            <wp:positionV relativeFrom="page">
              <wp:posOffset>3965575</wp:posOffset>
            </wp:positionV>
            <wp:extent cx="965200" cy="771525"/>
            <wp:effectExtent b="0" l="0" r="0" t="0"/>
            <wp:wrapNone/>
            <wp:docPr id="32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6186170</wp:posOffset>
            </wp:positionH>
            <wp:positionV relativeFrom="page">
              <wp:posOffset>4911090</wp:posOffset>
            </wp:positionV>
            <wp:extent cx="959485" cy="766445"/>
            <wp:effectExtent b="0" l="0" r="0" t="0"/>
            <wp:wrapNone/>
            <wp:docPr id="33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6186170</wp:posOffset>
            </wp:positionH>
            <wp:positionV relativeFrom="page">
              <wp:posOffset>5857240</wp:posOffset>
            </wp:positionV>
            <wp:extent cx="959485" cy="766445"/>
            <wp:effectExtent b="0" l="0" r="0" t="0"/>
            <wp:wrapNone/>
            <wp:docPr id="342"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7245985</wp:posOffset>
            </wp:positionH>
            <wp:positionV relativeFrom="page">
              <wp:posOffset>3581400</wp:posOffset>
            </wp:positionV>
            <wp:extent cx="959485" cy="766445"/>
            <wp:effectExtent b="0" l="0" r="0" t="0"/>
            <wp:wrapNone/>
            <wp:docPr id="32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7245985</wp:posOffset>
            </wp:positionH>
            <wp:positionV relativeFrom="page">
              <wp:posOffset>4526915</wp:posOffset>
            </wp:positionV>
            <wp:extent cx="965200" cy="771525"/>
            <wp:effectExtent b="0" l="0" r="0" t="0"/>
            <wp:wrapNone/>
            <wp:docPr id="32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7245985</wp:posOffset>
            </wp:positionH>
            <wp:positionV relativeFrom="page">
              <wp:posOffset>5473065</wp:posOffset>
            </wp:positionV>
            <wp:extent cx="959485" cy="766445"/>
            <wp:effectExtent b="0" l="0" r="0" t="0"/>
            <wp:wrapNone/>
            <wp:docPr id="33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8343265</wp:posOffset>
            </wp:positionH>
            <wp:positionV relativeFrom="page">
              <wp:posOffset>3965575</wp:posOffset>
            </wp:positionV>
            <wp:extent cx="965200" cy="771525"/>
            <wp:effectExtent b="0" l="0" r="0" t="0"/>
            <wp:wrapNone/>
            <wp:docPr id="335"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965200" cy="7715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8343265</wp:posOffset>
            </wp:positionH>
            <wp:positionV relativeFrom="page">
              <wp:posOffset>4911090</wp:posOffset>
            </wp:positionV>
            <wp:extent cx="959485" cy="766445"/>
            <wp:effectExtent b="0" l="0" r="0" t="0"/>
            <wp:wrapNone/>
            <wp:docPr id="32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959485" cy="76644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8343265</wp:posOffset>
            </wp:positionH>
            <wp:positionV relativeFrom="page">
              <wp:posOffset>5857240</wp:posOffset>
            </wp:positionV>
            <wp:extent cx="959485" cy="766445"/>
            <wp:effectExtent b="0" l="0" r="0" t="0"/>
            <wp:wrapNone/>
            <wp:docPr id="340"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959485" cy="766445"/>
                    </a:xfrm>
                    <a:prstGeom prst="rect"/>
                    <a:ln/>
                  </pic:spPr>
                </pic:pic>
              </a:graphicData>
            </a:graphic>
          </wp:anchor>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9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8640445" cy="1090295"/>
                <wp:effectExtent b="0" l="0" r="0" t="0"/>
                <wp:docPr id="308" name=""/>
                <a:graphic>
                  <a:graphicData uri="http://schemas.microsoft.com/office/word/2010/wordprocessingGroup">
                    <wpg:wgp>
                      <wpg:cNvGrpSpPr/>
                      <wpg:grpSpPr>
                        <a:xfrm>
                          <a:off x="1025775" y="3234850"/>
                          <a:ext cx="8640445" cy="1090295"/>
                          <a:chOff x="1025775" y="3234850"/>
                          <a:chExt cx="8640450" cy="1090300"/>
                        </a:xfrm>
                      </wpg:grpSpPr>
                      <wpg:grpSp>
                        <wpg:cNvGrpSpPr/>
                        <wpg:grpSpPr>
                          <a:xfrm>
                            <a:off x="1025778" y="3234853"/>
                            <a:ext cx="8636000" cy="1083945"/>
                            <a:chOff x="0" y="0"/>
                            <a:chExt cx="13600" cy="1707"/>
                          </a:xfrm>
                        </wpg:grpSpPr>
                        <wps:wsp>
                          <wps:cNvSpPr/>
                          <wps:cNvPr id="3" name="Shape 3"/>
                          <wps:spPr>
                            <a:xfrm>
                              <a:off x="0" y="0"/>
                              <a:ext cx="13600" cy="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5209" y="94"/>
                              <a:ext cx="3190" cy="1529"/>
                            </a:xfrm>
                            <a:prstGeom prst="rect">
                              <a:avLst/>
                            </a:prstGeom>
                            <a:solidFill>
                              <a:srgbClr val="00B8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4" name="Shape 154"/>
                            <pic:cNvPicPr preferRelativeResize="0"/>
                          </pic:nvPicPr>
                          <pic:blipFill rotWithShape="1">
                            <a:blip r:embed="rId50">
                              <a:alphaModFix/>
                            </a:blip>
                            <a:srcRect b="0" l="0" r="0" t="0"/>
                            <a:stretch/>
                          </pic:blipFill>
                          <pic:spPr>
                            <a:xfrm>
                              <a:off x="5504" y="579"/>
                              <a:ext cx="2611" cy="530"/>
                            </a:xfrm>
                            <a:prstGeom prst="rect">
                              <a:avLst/>
                            </a:prstGeom>
                            <a:noFill/>
                            <a:ln>
                              <a:noFill/>
                            </a:ln>
                          </pic:spPr>
                        </pic:pic>
                        <wps:wsp>
                          <wps:cNvSpPr/>
                          <wps:cNvPr id="155" name="Shape 155"/>
                          <wps:spPr>
                            <a:xfrm>
                              <a:off x="5209" y="94"/>
                              <a:ext cx="3190" cy="218"/>
                            </a:xfrm>
                            <a:prstGeom prst="rect">
                              <a:avLst/>
                            </a:prstGeom>
                            <a:solidFill>
                              <a:srgbClr val="00AD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10" y="10"/>
                              <a:ext cx="13587" cy="1697"/>
                            </a:xfrm>
                            <a:prstGeom prst="rect">
                              <a:avLst/>
                            </a:prstGeom>
                            <a:noFill/>
                            <a:ln cap="flat" cmpd="sng" w="12700">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8640445" cy="1090295"/>
                <wp:effectExtent b="0" l="0" r="0" t="0"/>
                <wp:docPr id="308" name="image103.png"/>
                <a:graphic>
                  <a:graphicData uri="http://schemas.openxmlformats.org/drawingml/2006/picture">
                    <pic:pic>
                      <pic:nvPicPr>
                        <pic:cNvPr id="0" name="image103.png"/>
                        <pic:cNvPicPr preferRelativeResize="0"/>
                      </pic:nvPicPr>
                      <pic:blipFill>
                        <a:blip r:embed="rId51"/>
                        <a:srcRect/>
                        <a:stretch>
                          <a:fillRect/>
                        </a:stretch>
                      </pic:blipFill>
                      <pic:spPr>
                        <a:xfrm>
                          <a:off x="0" y="0"/>
                          <a:ext cx="8640445" cy="10902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480" w:lineRule="auto"/>
        <w:ind w:left="0" w:right="0" w:firstLine="0"/>
        <w:jc w:val="both"/>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6858000</wp:posOffset>
            </wp:positionH>
            <wp:positionV relativeFrom="paragraph">
              <wp:posOffset>66675</wp:posOffset>
            </wp:positionV>
            <wp:extent cx="1326515" cy="876300"/>
            <wp:effectExtent b="0" l="0" r="0" t="0"/>
            <wp:wrapNone/>
            <wp:docPr id="338"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1326515" cy="8763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2647950</wp:posOffset>
            </wp:positionH>
            <wp:positionV relativeFrom="paragraph">
              <wp:posOffset>66675</wp:posOffset>
            </wp:positionV>
            <wp:extent cx="1326515" cy="876300"/>
            <wp:effectExtent b="0" l="0" r="0" t="0"/>
            <wp:wrapNone/>
            <wp:docPr id="347"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1326515" cy="8763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547370</wp:posOffset>
            </wp:positionH>
            <wp:positionV relativeFrom="paragraph">
              <wp:posOffset>68014</wp:posOffset>
            </wp:positionV>
            <wp:extent cx="1326515" cy="876300"/>
            <wp:effectExtent b="0" l="0" r="0" t="0"/>
            <wp:wrapNone/>
            <wp:docPr id="331"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1326515" cy="876300"/>
                    </a:xfrm>
                    <a:prstGeom prst="rect"/>
                    <a:ln/>
                  </pic:spPr>
                </pic:pic>
              </a:graphicData>
            </a:graphic>
          </wp:anchor>
        </w:drawing>
      </w:r>
    </w:p>
    <w:tbl>
      <w:tblPr>
        <w:tblStyle w:val="Table4"/>
        <w:tblW w:w="13575.0" w:type="dxa"/>
        <w:jc w:val="left"/>
        <w:tblInd w:w="215.0" w:type="dxa"/>
        <w:tblBorders>
          <w:top w:color="221f1f" w:space="0" w:sz="8" w:val="single"/>
          <w:left w:color="221f1f" w:space="0" w:sz="8" w:val="single"/>
          <w:bottom w:color="221f1f" w:space="0" w:sz="8" w:val="single"/>
          <w:right w:color="221f1f" w:space="0" w:sz="8" w:val="single"/>
          <w:insideH w:color="221f1f" w:space="0" w:sz="8" w:val="single"/>
          <w:insideV w:color="221f1f" w:space="0" w:sz="8" w:val="single"/>
        </w:tblBorders>
        <w:tblLayout w:type="fixed"/>
        <w:tblLook w:val="0000"/>
      </w:tblPr>
      <w:tblGrid>
        <w:gridCol w:w="3390"/>
        <w:gridCol w:w="3420"/>
        <w:gridCol w:w="3375"/>
        <w:gridCol w:w="3390"/>
        <w:tblGridChange w:id="0">
          <w:tblGrid>
            <w:gridCol w:w="3390"/>
            <w:gridCol w:w="3420"/>
            <w:gridCol w:w="3375"/>
            <w:gridCol w:w="3390"/>
          </w:tblGrid>
        </w:tblGridChange>
      </w:tblGrid>
      <w:tr>
        <w:trPr>
          <w:cantSplit w:val="0"/>
          <w:trHeight w:val="6480"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916"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916" w:right="0" w:firstLine="0"/>
              <w:jc w:val="left"/>
              <w:rPr>
                <w:rFonts w:ascii="Helvetica Neue" w:cs="Helvetica Neue" w:eastAsia="Helvetica Neue" w:hAnsi="Helvetica Neue"/>
                <w:sz w:val="25"/>
                <w:szCs w:val="25"/>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916" w:right="0" w:firstLine="0"/>
              <w:jc w:val="left"/>
              <w:rPr>
                <w:rFonts w:ascii="Helvetica Neue" w:cs="Helvetica Neue" w:eastAsia="Helvetica Neue" w:hAnsi="Helvetica Neue"/>
                <w:sz w:val="25"/>
                <w:szCs w:val="25"/>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916" w:right="0" w:firstLine="0"/>
              <w:jc w:val="left"/>
              <w:rPr>
                <w:rFonts w:ascii="Helvetica Neue" w:cs="Helvetica Neue" w:eastAsia="Helvetica Neue" w:hAnsi="Helvetica Neue"/>
                <w:sz w:val="25"/>
                <w:szCs w:val="25"/>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0" w:right="0" w:firstLine="0"/>
              <w:jc w:val="left"/>
              <w:rPr>
                <w:rFonts w:ascii="Helvetica Neue" w:cs="Helvetica Neue" w:eastAsia="Helvetica Neue" w:hAnsi="Helvetica Neue"/>
                <w:sz w:val="25"/>
                <w:szCs w:val="25"/>
              </w:rPr>
            </w:pPr>
            <w:r w:rsidDel="00000000" w:rsidR="00000000" w:rsidRPr="00000000">
              <w:rPr>
                <w:rFonts w:ascii="Helvetica Neue" w:cs="Helvetica Neue" w:eastAsia="Helvetica Neue" w:hAnsi="Helvetica Neue"/>
                <w:sz w:val="25"/>
                <w:szCs w:val="25"/>
                <w:rtl w:val="0"/>
              </w:rPr>
              <w:t xml:space="preserve">   HTML CSS</w:t>
            </w:r>
            <w:r w:rsidDel="00000000" w:rsidR="00000000" w:rsidRPr="00000000">
              <w:drawing>
                <wp:anchor allowOverlap="1" behindDoc="0" distB="0" distT="0" distL="0" distR="0" hidden="0" layoutInCell="1" locked="0" relativeHeight="0" simplePos="0">
                  <wp:simplePos x="0" y="0"/>
                  <wp:positionH relativeFrom="column">
                    <wp:posOffset>51435</wp:posOffset>
                  </wp:positionH>
                  <wp:positionV relativeFrom="paragraph">
                    <wp:posOffset>228600</wp:posOffset>
                  </wp:positionV>
                  <wp:extent cx="942975" cy="831026"/>
                  <wp:effectExtent b="0" l="0" r="0" t="0"/>
                  <wp:wrapNone/>
                  <wp:docPr id="334"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942975" cy="831026"/>
                          </a:xfrm>
                          <a:prstGeom prst="rect"/>
                          <a:ln/>
                        </pic:spPr>
                      </pic:pic>
                    </a:graphicData>
                  </a:graphic>
                </wp:anchor>
              </w:drawing>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0" w:right="0" w:firstLine="0"/>
              <w:jc w:val="left"/>
              <w:rPr>
                <w:rFonts w:ascii="Helvetica Neue" w:cs="Helvetica Neue" w:eastAsia="Helvetica Neue" w:hAnsi="Helvetica Neue"/>
                <w:sz w:val="25"/>
                <w:szCs w:val="25"/>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0" w:right="0" w:firstLine="0"/>
              <w:jc w:val="left"/>
              <w:rPr>
                <w:rFonts w:ascii="Helvetica Neue" w:cs="Helvetica Neue" w:eastAsia="Helvetica Neue" w:hAnsi="Helvetica Neue"/>
                <w:sz w:val="25"/>
                <w:szCs w:val="25"/>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0" w:right="0" w:firstLine="0"/>
              <w:jc w:val="left"/>
              <w:rPr>
                <w:rFonts w:ascii="Helvetica Neue" w:cs="Helvetica Neue" w:eastAsia="Helvetica Neue" w:hAnsi="Helvetica Neue"/>
                <w:sz w:val="25"/>
                <w:szCs w:val="25"/>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0" w:right="0" w:firstLine="0"/>
              <w:jc w:val="left"/>
              <w:rPr>
                <w:rFonts w:ascii="Helvetica Neue" w:cs="Helvetica Neue" w:eastAsia="Helvetica Neue" w:hAnsi="Helvetica Neue"/>
                <w:sz w:val="25"/>
                <w:szCs w:val="25"/>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0" w:right="0" w:firstLine="0"/>
              <w:jc w:val="left"/>
              <w:rPr>
                <w:rFonts w:ascii="Helvetica Neue" w:cs="Helvetica Neue" w:eastAsia="Helvetica Neue" w:hAnsi="Helvetica Neue"/>
                <w:sz w:val="25"/>
                <w:szCs w:val="25"/>
              </w:rPr>
            </w:pPr>
            <w:r w:rsidDel="00000000" w:rsidR="00000000" w:rsidRPr="00000000">
              <w:rPr>
                <w:rtl w:val="0"/>
              </w:rPr>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898" w:right="0" w:firstLine="0"/>
              <w:jc w:val="left"/>
              <w:rPr>
                <w:rFonts w:ascii="Helvetica Neue" w:cs="Helvetica Neue" w:eastAsia="Helvetica Neue" w:hAnsi="Helvetica Neue"/>
                <w:sz w:val="25"/>
                <w:szCs w:val="25"/>
              </w:rPr>
            </w:pPr>
            <w:r w:rsidDel="00000000" w:rsidR="00000000" w:rsidRPr="00000000">
              <w:rPr>
                <w:rFonts w:ascii="Helvetica Neue" w:cs="Helvetica Neue" w:eastAsia="Helvetica Neue" w:hAnsi="Helvetica Neue"/>
                <w:b w:val="0"/>
                <w:i w:val="0"/>
                <w:smallCaps w:val="0"/>
                <w:strike w:val="0"/>
                <w:color w:val="000000"/>
                <w:sz w:val="25"/>
                <w:szCs w:val="25"/>
                <w:u w:val="none"/>
                <w:shd w:fill="auto" w:val="clear"/>
                <w:vertAlign w:val="baseline"/>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39370</wp:posOffset>
                  </wp:positionH>
                  <wp:positionV relativeFrom="paragraph">
                    <wp:posOffset>908155</wp:posOffset>
                  </wp:positionV>
                  <wp:extent cx="959485" cy="766445"/>
                  <wp:effectExtent b="0" l="0" r="0" t="0"/>
                  <wp:wrapNone/>
                  <wp:docPr id="345" name="image64.png"/>
                  <a:graphic>
                    <a:graphicData uri="http://schemas.openxmlformats.org/drawingml/2006/picture">
                      <pic:pic>
                        <pic:nvPicPr>
                          <pic:cNvPr id="0" name="image64.png"/>
                          <pic:cNvPicPr preferRelativeResize="0"/>
                        </pic:nvPicPr>
                        <pic:blipFill>
                          <a:blip r:embed="rId56"/>
                          <a:srcRect b="0" l="0" r="0" t="0"/>
                          <a:stretch>
                            <a:fillRect/>
                          </a:stretch>
                        </pic:blipFill>
                        <pic:spPr>
                          <a:xfrm>
                            <a:off x="0" y="0"/>
                            <a:ext cx="959485" cy="766445"/>
                          </a:xfrm>
                          <a:prstGeom prst="rect"/>
                          <a:ln/>
                        </pic:spPr>
                      </pic:pic>
                    </a:graphicData>
                  </a:graphic>
                </wp:anchor>
              </w:drawing>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885"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5"/>
                <w:szCs w:val="25"/>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365442</wp:posOffset>
                  </wp:positionH>
                  <wp:positionV relativeFrom="paragraph">
                    <wp:posOffset>31855</wp:posOffset>
                  </wp:positionV>
                  <wp:extent cx="1326515" cy="876300"/>
                  <wp:effectExtent b="0" l="0" r="0" t="0"/>
                  <wp:wrapNone/>
                  <wp:docPr id="344"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1326515" cy="876300"/>
                          </a:xfrm>
                          <a:prstGeom prst="rect"/>
                          <a:ln/>
                        </pic:spPr>
                      </pic:pic>
                    </a:graphicData>
                  </a:graphic>
                </wp:anchor>
              </w:drawing>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888"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5"/>
                <w:szCs w:val="25"/>
                <w:u w:val="none"/>
                <w:shd w:fill="auto" w:val="clear"/>
                <w:vertAlign w:val="baseline"/>
                <w:rtl w:val="0"/>
              </w:rPr>
              <w:t xml:space="preserve"> </w:t>
            </w:r>
          </w:p>
        </w:tc>
      </w:tr>
    </w:tbl>
    <w:p w:rsidR="00000000" w:rsidDel="00000000" w:rsidP="00000000" w:rsidRDefault="00000000" w:rsidRPr="00000000" w14:paraId="0000010E">
      <w:pPr>
        <w:rPr>
          <w:sz w:val="19"/>
          <w:szCs w:val="19"/>
        </w:rPr>
        <w:sectPr>
          <w:headerReference r:id="rId58" w:type="default"/>
          <w:type w:val="nextPage"/>
          <w:pgSz w:h="11920" w:w="15890" w:orient="landscape"/>
          <w:pgMar w:bottom="280" w:top="1440" w:left="940" w:right="1020" w:header="1127" w:footer="0"/>
        </w:sectPr>
      </w:pPr>
      <w:r w:rsidDel="00000000" w:rsidR="00000000" w:rsidRPr="00000000">
        <w:rPr>
          <w:rtl w:val="0"/>
        </w:rPr>
      </w:r>
    </w:p>
    <w:p w:rsidR="00000000" w:rsidDel="00000000" w:rsidP="00000000" w:rsidRDefault="00000000" w:rsidRPr="00000000" w14:paraId="0000010F">
      <w:pPr>
        <w:pStyle w:val="Heading4"/>
        <w:ind w:left="1351" w:right="1545" w:firstLine="0"/>
        <w:jc w:val="center"/>
        <w:rPr>
          <w:color w:val="221f1f"/>
        </w:rPr>
      </w:pPr>
      <w:r w:rsidDel="00000000" w:rsidR="00000000" w:rsidRPr="00000000">
        <w:rPr>
          <w:rtl w:val="0"/>
        </w:rPr>
      </w:r>
    </w:p>
    <w:p w:rsidR="00000000" w:rsidDel="00000000" w:rsidP="00000000" w:rsidRDefault="00000000" w:rsidRPr="00000000" w14:paraId="00000110">
      <w:pPr>
        <w:pStyle w:val="Heading4"/>
        <w:ind w:left="1351" w:right="1545" w:firstLine="0"/>
        <w:jc w:val="center"/>
        <w:rPr>
          <w:color w:val="221f1f"/>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685800</wp:posOffset>
                </wp:positionH>
                <wp:positionV relativeFrom="paragraph">
                  <wp:posOffset>104775</wp:posOffset>
                </wp:positionV>
                <wp:extent cx="8220075" cy="4631028"/>
                <wp:effectExtent b="0" l="0" r="0" t="0"/>
                <wp:wrapNone/>
                <wp:docPr id="289" name=""/>
                <a:graphic>
                  <a:graphicData uri="http://schemas.microsoft.com/office/word/2010/wordprocessingGroup">
                    <wpg:wgp>
                      <wpg:cNvGrpSpPr/>
                      <wpg:grpSpPr>
                        <a:xfrm>
                          <a:off x="1235950" y="1123150"/>
                          <a:ext cx="8220075" cy="4631028"/>
                          <a:chOff x="1235950" y="1123150"/>
                          <a:chExt cx="9456050" cy="5313700"/>
                        </a:xfrm>
                      </wpg:grpSpPr>
                      <wpg:grpSp>
                        <wpg:cNvGrpSpPr/>
                        <wpg:grpSpPr>
                          <a:xfrm>
                            <a:off x="1235963" y="1123151"/>
                            <a:ext cx="8220074" cy="5313680"/>
                            <a:chOff x="1205" y="-88"/>
                            <a:chExt cx="13387" cy="8556"/>
                          </a:xfrm>
                        </wpg:grpSpPr>
                        <wps:wsp>
                          <wps:cNvSpPr/>
                          <wps:cNvPr id="3" name="Shape 3"/>
                          <wps:spPr>
                            <a:xfrm>
                              <a:off x="1205" y="-87"/>
                              <a:ext cx="13375" cy="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973" y="1805"/>
                              <a:ext cx="11726" cy="5579"/>
                            </a:xfrm>
                            <a:custGeom>
                              <a:rect b="b" l="l" r="r" t="t"/>
                              <a:pathLst>
                                <a:path extrusionOk="0" h="5579" w="11726">
                                  <a:moveTo>
                                    <a:pt x="539" y="1782"/>
                                  </a:moveTo>
                                  <a:lnTo>
                                    <a:pt x="6038" y="0"/>
                                  </a:lnTo>
                                  <a:lnTo>
                                    <a:pt x="11726" y="2163"/>
                                  </a:lnTo>
                                  <a:lnTo>
                                    <a:pt x="8759" y="4106"/>
                                  </a:lnTo>
                                  <a:lnTo>
                                    <a:pt x="6000" y="5579"/>
                                  </a:lnTo>
                                  <a:lnTo>
                                    <a:pt x="3118" y="3713"/>
                                  </a:lnTo>
                                  <a:lnTo>
                                    <a:pt x="8797" y="3879"/>
                                  </a:lnTo>
                                  <a:lnTo>
                                    <a:pt x="6000" y="321"/>
                                  </a:lnTo>
                                  <a:lnTo>
                                    <a:pt x="4205" y="2167"/>
                                  </a:lnTo>
                                  <a:lnTo>
                                    <a:pt x="3294" y="3113"/>
                                  </a:lnTo>
                                  <a:lnTo>
                                    <a:pt x="2988" y="3457"/>
                                  </a:lnTo>
                                  <a:lnTo>
                                    <a:pt x="3005" y="3496"/>
                                  </a:lnTo>
                                  <a:lnTo>
                                    <a:pt x="2583" y="3258"/>
                                  </a:lnTo>
                                  <a:lnTo>
                                    <a:pt x="1545" y="2752"/>
                                  </a:lnTo>
                                  <a:lnTo>
                                    <a:pt x="485" y="2249"/>
                                  </a:lnTo>
                                  <a:lnTo>
                                    <a:pt x="0" y="2022"/>
                                  </a:lnTo>
                                  <a:lnTo>
                                    <a:pt x="539" y="1782"/>
                                  </a:lnTo>
                                  <a:close/>
                                </a:path>
                              </a:pathLst>
                            </a:custGeom>
                            <a:noFill/>
                            <a:ln cap="flat" cmpd="sng" w="50800">
                              <a:solidFill>
                                <a:srgbClr val="8DC53E"/>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2002" y="388"/>
                              <a:ext cx="11785" cy="7426"/>
                            </a:xfrm>
                            <a:custGeom>
                              <a:rect b="b" l="l" r="r" t="t"/>
                              <a:pathLst>
                                <a:path extrusionOk="0" h="7426" w="11785">
                                  <a:moveTo>
                                    <a:pt x="3288" y="152"/>
                                  </a:moveTo>
                                  <a:lnTo>
                                    <a:pt x="5830" y="1375"/>
                                  </a:lnTo>
                                  <a:lnTo>
                                    <a:pt x="7710" y="0"/>
                                  </a:lnTo>
                                  <a:lnTo>
                                    <a:pt x="9127" y="1387"/>
                                  </a:lnTo>
                                  <a:lnTo>
                                    <a:pt x="5896" y="1758"/>
                                  </a:lnTo>
                                  <a:lnTo>
                                    <a:pt x="5896" y="6841"/>
                                  </a:lnTo>
                                  <a:moveTo>
                                    <a:pt x="5651" y="4705"/>
                                  </a:moveTo>
                                  <a:lnTo>
                                    <a:pt x="3005" y="5196"/>
                                  </a:lnTo>
                                  <a:lnTo>
                                    <a:pt x="76" y="5206"/>
                                  </a:lnTo>
                                  <a:moveTo>
                                    <a:pt x="0" y="6425"/>
                                  </a:moveTo>
                                  <a:lnTo>
                                    <a:pt x="2863" y="5650"/>
                                  </a:lnTo>
                                  <a:lnTo>
                                    <a:pt x="2778" y="7426"/>
                                  </a:lnTo>
                                  <a:moveTo>
                                    <a:pt x="3004" y="4876"/>
                                  </a:moveTo>
                                  <a:lnTo>
                                    <a:pt x="3004" y="3597"/>
                                  </a:lnTo>
                                  <a:lnTo>
                                    <a:pt x="5574" y="1531"/>
                                  </a:lnTo>
                                  <a:lnTo>
                                    <a:pt x="1814" y="1669"/>
                                  </a:lnTo>
                                  <a:moveTo>
                                    <a:pt x="151" y="3483"/>
                                  </a:moveTo>
                                  <a:lnTo>
                                    <a:pt x="2891" y="3610"/>
                                  </a:lnTo>
                                  <a:lnTo>
                                    <a:pt x="7729" y="3620"/>
                                  </a:lnTo>
                                  <a:lnTo>
                                    <a:pt x="11785" y="3630"/>
                                  </a:lnTo>
                                  <a:lnTo>
                                    <a:pt x="10299" y="7338"/>
                                  </a:lnTo>
                                  <a:lnTo>
                                    <a:pt x="8806" y="5408"/>
                                  </a:lnTo>
                                  <a:lnTo>
                                    <a:pt x="8412" y="3799"/>
                                  </a:lnTo>
                                </a:path>
                              </a:pathLst>
                            </a:custGeom>
                            <a:noFill/>
                            <a:ln cap="flat" cmpd="sng" w="12700">
                              <a:solidFill>
                                <a:srgbClr val="C4DF9B"/>
                              </a:solidFill>
                              <a:prstDash val="solid"/>
                              <a:round/>
                              <a:headEnd len="med" w="med" type="none"/>
                              <a:tailEnd len="med" w="med" type="none"/>
                            </a:ln>
                          </wps:spPr>
                          <wps:bodyPr anchorCtr="0" anchor="ctr" bIns="91425" lIns="91425" spcFirstLastPara="1" rIns="91425" wrap="square" tIns="91425">
                            <a:noAutofit/>
                          </wps:bodyPr>
                        </wps:wsp>
                        <pic:pic>
                          <pic:nvPicPr>
                            <pic:cNvPr id="117" name="Shape 117"/>
                            <pic:cNvPicPr preferRelativeResize="0"/>
                          </pic:nvPicPr>
                          <pic:blipFill rotWithShape="1">
                            <a:blip r:embed="rId59">
                              <a:alphaModFix/>
                            </a:blip>
                            <a:srcRect b="0" l="0" r="0" t="0"/>
                            <a:stretch/>
                          </pic:blipFill>
                          <pic:spPr>
                            <a:xfrm>
                              <a:off x="1205" y="-88"/>
                              <a:ext cx="13387" cy="8556"/>
                            </a:xfrm>
                            <a:prstGeom prst="rect">
                              <a:avLst/>
                            </a:prstGeom>
                            <a:noFill/>
                            <a:ln>
                              <a:noFill/>
                            </a:ln>
                          </pic:spPr>
                        </pic:pic>
                      </wpg:grpSp>
                      <wps:wsp>
                        <wps:cNvSpPr txBox="1"/>
                        <wps:cNvPr id="118" name="Shape 118"/>
                        <wps:spPr>
                          <a:xfrm>
                            <a:off x="4830475" y="2075650"/>
                            <a:ext cx="577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HTML/CSS</w:t>
                              </w:r>
                            </w:p>
                          </w:txbxContent>
                        </wps:txbx>
                        <wps:bodyPr anchorCtr="0" anchor="t" bIns="91425" lIns="91425" spcFirstLastPara="1" rIns="91425" wrap="square" tIns="91425">
                          <a:spAutoFit/>
                        </wps:bodyPr>
                      </wps:wsp>
                      <wps:wsp>
                        <wps:cNvSpPr txBox="1"/>
                        <wps:cNvPr id="119" name="Shape 119"/>
                        <wps:spPr>
                          <a:xfrm>
                            <a:off x="5062325" y="2975775"/>
                            <a:ext cx="59709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Get 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Details </w:t>
                              </w:r>
                            </w:p>
                          </w:txbxContent>
                        </wps:txbx>
                        <wps:bodyPr anchorCtr="0" anchor="t" bIns="91425" lIns="91425" spcFirstLastPara="1" rIns="91425" wrap="square" tIns="91425">
                          <a:spAutoFit/>
                        </wps:bodyPr>
                      </wps:wsp>
                      <wps:wsp>
                        <wps:cNvSpPr txBox="1"/>
                        <wps:cNvPr id="120" name="Shape 120"/>
                        <wps:spPr>
                          <a:xfrm>
                            <a:off x="6164275" y="1189200"/>
                            <a:ext cx="45279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Display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ideas </w:t>
                              </w:r>
                            </w:p>
                          </w:txbxContent>
                        </wps:txbx>
                        <wps:bodyPr anchorCtr="0" anchor="t" bIns="91425" lIns="91425" spcFirstLastPara="1" rIns="91425" wrap="square" tIns="91425">
                          <a:spAutoFit/>
                        </wps:bodyPr>
                      </wps:wsp>
                      <wps:wsp>
                        <wps:cNvSpPr txBox="1"/>
                        <wps:cNvPr id="121" name="Shape 121"/>
                        <wps:spPr>
                          <a:xfrm>
                            <a:off x="6996175" y="1896425"/>
                            <a:ext cx="36141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Display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Bidding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Ideas </w:t>
                              </w:r>
                            </w:p>
                          </w:txbxContent>
                        </wps:txbx>
                        <wps:bodyPr anchorCtr="0" anchor="t" bIns="91425" lIns="91425" spcFirstLastPara="1" rIns="91425" wrap="square" tIns="91425">
                          <a:spAutoFit/>
                        </wps:bodyPr>
                      </wps:wsp>
                      <wps:wsp>
                        <wps:cNvSpPr txBox="1"/>
                        <wps:cNvPr id="122" name="Shape 122"/>
                        <wps:spPr>
                          <a:xfrm>
                            <a:off x="6450775" y="4435000"/>
                            <a:ext cx="3954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Authentication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123" name="Shape 123"/>
                        <wps:spPr>
                          <a:xfrm>
                            <a:off x="5062325" y="4009250"/>
                            <a:ext cx="55578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Store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w:t>
                              </w:r>
                              <w:r w:rsidDel="00000000" w:rsidR="00000000" w:rsidRPr="00000000">
                                <w:rPr>
                                  <w:rFonts w:ascii="Arial" w:cs="Arial" w:eastAsia="Arial" w:hAnsi="Arial"/>
                                  <w:b w:val="0"/>
                                  <w:i w:val="0"/>
                                  <w:smallCaps w:val="0"/>
                                  <w:strike w:val="0"/>
                                  <w:color w:val="000000"/>
                                  <w:sz w:val="20"/>
                                  <w:vertAlign w:val="baseline"/>
                                </w:rPr>
                                <w:t xml:space="preserve">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spAutoFit/>
                        </wps:bodyPr>
                      </wps:wsp>
                      <wps:wsp>
                        <wps:cNvSpPr txBox="1"/>
                        <wps:cNvPr id="124" name="Shape 124"/>
                        <wps:spPr>
                          <a:xfrm>
                            <a:off x="4927475" y="5762125"/>
                            <a:ext cx="5656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Deploy</w:t>
                              </w:r>
                            </w:p>
                          </w:txbxContent>
                        </wps:txbx>
                        <wps:bodyPr anchorCtr="0" anchor="t" bIns="91425" lIns="91425" spcFirstLastPara="1" rIns="91425" wrap="square" tIns="91425">
                          <a:spAutoFit/>
                        </wps:bodyPr>
                      </wps:wsp>
                      <wps:wsp>
                        <wps:cNvSpPr txBox="1"/>
                        <wps:cNvPr id="125" name="Shape 125"/>
                        <wps:spPr>
                          <a:xfrm>
                            <a:off x="3089250" y="4542700"/>
                            <a:ext cx="5656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 </w:t>
                              </w:r>
                            </w:p>
                          </w:txbxContent>
                        </wps:txbx>
                        <wps:bodyPr anchorCtr="0" anchor="t" bIns="91425" lIns="91425" spcFirstLastPara="1" rIns="91425" wrap="square" tIns="91425">
                          <a:spAutoFit/>
                        </wps:bodyPr>
                      </wps:wsp>
                      <wps:wsp>
                        <wps:cNvSpPr txBox="1"/>
                        <wps:cNvPr id="126" name="Shape 126"/>
                        <wps:spPr>
                          <a:xfrm>
                            <a:off x="1235975" y="3323275"/>
                            <a:ext cx="5656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React JS</w:t>
                              </w:r>
                            </w:p>
                          </w:txbxContent>
                        </wps:txbx>
                        <wps:bodyPr anchorCtr="0" anchor="t" bIns="91425" lIns="91425" spcFirstLastPara="1" rIns="91425" wrap="square" tIns="91425">
                          <a:spAutoFit/>
                        </wps:bodyPr>
                      </wps:wsp>
                      <wps:wsp>
                        <wps:cNvSpPr txBox="1"/>
                        <wps:cNvPr id="127" name="Shape 127"/>
                        <wps:spPr>
                          <a:xfrm>
                            <a:off x="3248325" y="3323263"/>
                            <a:ext cx="56562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Traverse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Between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pages</w:t>
                              </w:r>
                            </w:p>
                          </w:txbxContent>
                        </wps:txbx>
                        <wps:bodyPr anchorCtr="0" anchor="t" bIns="91425" lIns="91425" spcFirstLastPara="1" rIns="91425" wrap="square" tIns="91425">
                          <a:spAutoFit/>
                        </wps:bodyPr>
                      </wps:wsp>
                      <wps:wsp>
                        <wps:cNvSpPr txBox="1"/>
                        <wps:cNvPr id="128" name="Shape 128"/>
                        <wps:spPr>
                          <a:xfrm>
                            <a:off x="2492500" y="2136050"/>
                            <a:ext cx="3539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Front-end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page</w:t>
                              </w:r>
                            </w:p>
                          </w:txbxContent>
                        </wps:txbx>
                        <wps:bodyPr anchorCtr="0" anchor="t" bIns="91425" lIns="91425" spcFirstLastPara="1" rIns="91425" wrap="square" tIns="91425">
                          <a:spAutoFit/>
                        </wps:bodyPr>
                      </wps:wsp>
                      <wps:wsp>
                        <wps:cNvSpPr txBox="1"/>
                        <wps:cNvPr id="129" name="Shape 129"/>
                        <wps:spPr>
                          <a:xfrm>
                            <a:off x="1387775" y="4296400"/>
                            <a:ext cx="35397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Store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information</w:t>
                              </w:r>
                            </w:p>
                          </w:txbxContent>
                        </wps:txbx>
                        <wps:bodyPr anchorCtr="0" anchor="t" bIns="91425" lIns="91425" spcFirstLastPara="1" rIns="91425" wrap="square" tIns="91425">
                          <a:sp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685800</wp:posOffset>
                </wp:positionH>
                <wp:positionV relativeFrom="paragraph">
                  <wp:posOffset>104775</wp:posOffset>
                </wp:positionV>
                <wp:extent cx="8220075" cy="4631028"/>
                <wp:effectExtent b="0" l="0" r="0" t="0"/>
                <wp:wrapNone/>
                <wp:docPr id="289" name="image65.png"/>
                <a:graphic>
                  <a:graphicData uri="http://schemas.openxmlformats.org/drawingml/2006/picture">
                    <pic:pic>
                      <pic:nvPicPr>
                        <pic:cNvPr id="0" name="image65.png"/>
                        <pic:cNvPicPr preferRelativeResize="0"/>
                      </pic:nvPicPr>
                      <pic:blipFill>
                        <a:blip r:embed="rId60"/>
                        <a:srcRect/>
                        <a:stretch>
                          <a:fillRect/>
                        </a:stretch>
                      </pic:blipFill>
                      <pic:spPr>
                        <a:xfrm>
                          <a:off x="0" y="0"/>
                          <a:ext cx="8220075" cy="4631028"/>
                        </a:xfrm>
                        <a:prstGeom prst="rect"/>
                        <a:ln/>
                      </pic:spPr>
                    </pic:pic>
                  </a:graphicData>
                </a:graphic>
              </wp:anchor>
            </w:drawing>
          </mc:Fallback>
        </mc:AlternateContent>
      </w:r>
    </w:p>
    <w:p w:rsidR="00000000" w:rsidDel="00000000" w:rsidP="00000000" w:rsidRDefault="00000000" w:rsidRPr="00000000" w14:paraId="00000111">
      <w:pPr>
        <w:pStyle w:val="Heading4"/>
        <w:ind w:left="1351" w:right="1545" w:firstLine="0"/>
        <w:jc w:val="center"/>
        <w:rPr/>
      </w:pPr>
      <w:r w:rsidDel="00000000" w:rsidR="00000000" w:rsidRPr="00000000">
        <w:rPr>
          <w:color w:val="221f1f"/>
          <w:rtl w:val="0"/>
        </w:rPr>
        <w:t xml:space="preserve">Strategic Hubs</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5343525</wp:posOffset>
                </wp:positionH>
                <wp:positionV relativeFrom="paragraph">
                  <wp:posOffset>300960</wp:posOffset>
                </wp:positionV>
                <wp:extent cx="1028700" cy="304800"/>
                <wp:effectExtent b="0" l="0" r="0" t="0"/>
                <wp:wrapSquare wrapText="bothSides" distB="45720" distT="45720" distL="114300" distR="114300"/>
                <wp:docPr id="294" name=""/>
                <a:graphic>
                  <a:graphicData uri="http://schemas.microsoft.com/office/word/2010/wordprocessingShape">
                    <wps:wsp>
                      <wps:cNvSpPr/>
                      <wps:cNvPr id="136" name="Shape 136"/>
                      <wps:spPr>
                        <a:xfrm>
                          <a:off x="4836413" y="3632363"/>
                          <a:ext cx="1019175" cy="295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Connections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5343525</wp:posOffset>
                </wp:positionH>
                <wp:positionV relativeFrom="paragraph">
                  <wp:posOffset>300960</wp:posOffset>
                </wp:positionV>
                <wp:extent cx="1028700" cy="304800"/>
                <wp:effectExtent b="0" l="0" r="0" t="0"/>
                <wp:wrapSquare wrapText="bothSides" distB="45720" distT="45720" distL="114300" distR="114300"/>
                <wp:docPr id="294" name="image89.png"/>
                <a:graphic>
                  <a:graphicData uri="http://schemas.openxmlformats.org/drawingml/2006/picture">
                    <pic:pic>
                      <pic:nvPicPr>
                        <pic:cNvPr id="0" name="image89.png"/>
                        <pic:cNvPicPr preferRelativeResize="0"/>
                      </pic:nvPicPr>
                      <pic:blipFill>
                        <a:blip r:embed="rId61"/>
                        <a:srcRect/>
                        <a:stretch>
                          <a:fillRect/>
                        </a:stretch>
                      </pic:blipFill>
                      <pic:spPr>
                        <a:xfrm>
                          <a:off x="0" y="0"/>
                          <a:ext cx="1028700" cy="304800"/>
                        </a:xfrm>
                        <a:prstGeom prst="rect"/>
                        <a:ln/>
                      </pic:spPr>
                    </pic:pic>
                  </a:graphicData>
                </a:graphic>
              </wp:anchor>
            </w:drawing>
          </mc:Fallback>
        </mc:AlternateConten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105177</wp:posOffset>
                </wp:positionV>
                <wp:extent cx="1552575" cy="304800"/>
                <wp:effectExtent b="0" l="0" r="0" t="0"/>
                <wp:wrapSquare wrapText="bothSides" distB="45720" distT="45720" distL="114300" distR="114300"/>
                <wp:docPr id="272" name=""/>
                <a:graphic>
                  <a:graphicData uri="http://schemas.microsoft.com/office/word/2010/wordprocessingShape">
                    <wps:wsp>
                      <wps:cNvSpPr/>
                      <wps:cNvPr id="47" name="Shape 47"/>
                      <wps:spPr>
                        <a:xfrm>
                          <a:off x="4574475" y="3632363"/>
                          <a:ext cx="1543050" cy="295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Supporting activities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105177</wp:posOffset>
                </wp:positionV>
                <wp:extent cx="1552575" cy="304800"/>
                <wp:effectExtent b="0" l="0" r="0" t="0"/>
                <wp:wrapSquare wrapText="bothSides" distB="45720" distT="45720" distL="114300" distR="114300"/>
                <wp:docPr id="272" name="image44.png"/>
                <a:graphic>
                  <a:graphicData uri="http://schemas.openxmlformats.org/drawingml/2006/picture">
                    <pic:pic>
                      <pic:nvPicPr>
                        <pic:cNvPr id="0" name="image44.png"/>
                        <pic:cNvPicPr preferRelativeResize="0"/>
                      </pic:nvPicPr>
                      <pic:blipFill>
                        <a:blip r:embed="rId62"/>
                        <a:srcRect/>
                        <a:stretch>
                          <a:fillRect/>
                        </a:stretch>
                      </pic:blipFill>
                      <pic:spPr>
                        <a:xfrm>
                          <a:off x="0" y="0"/>
                          <a:ext cx="1552575" cy="304800"/>
                        </a:xfrm>
                        <a:prstGeom prst="rect"/>
                        <a:ln/>
                      </pic:spPr>
                    </pic:pic>
                  </a:graphicData>
                </a:graphic>
              </wp:anchor>
            </w:drawing>
          </mc:Fallback>
        </mc:AlternateConten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spacing w:line="291.99999999999994" w:lineRule="auto"/>
        <w:ind w:left="166" w:firstLine="0"/>
        <w:rPr/>
      </w:pPr>
      <w:r w:rsidDel="00000000" w:rsidR="00000000" w:rsidRPr="00000000">
        <w:rPr>
          <w:color w:val="221f1f"/>
          <w:rtl w:val="0"/>
        </w:rPr>
        <w:t xml:space="preserve">(Identify your relevant key stakeholders)</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4"/>
        <w:spacing w:before="160" w:lineRule="auto"/>
        <w:ind w:left="1585" w:right="1545" w:firstLine="0"/>
        <w:jc w:val="center"/>
        <w:rPr/>
      </w:pPr>
      <w:r w:rsidDel="00000000" w:rsidR="00000000" w:rsidRPr="00000000">
        <w:rPr>
          <w:color w:val="221f1f"/>
          <w:rtl w:val="0"/>
        </w:rPr>
        <w:t xml:space="preserve">High Interest</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8646160" cy="5092821"/>
                <wp:effectExtent b="0" l="0" r="0" t="0"/>
                <wp:wrapNone/>
                <wp:docPr id="312" name=""/>
                <a:graphic>
                  <a:graphicData uri="http://schemas.microsoft.com/office/word/2010/wordprocessingGroup">
                    <wpg:wgp>
                      <wpg:cNvGrpSpPr/>
                      <wpg:grpSpPr>
                        <a:xfrm>
                          <a:off x="1021325" y="1074575"/>
                          <a:ext cx="8646160" cy="5092821"/>
                          <a:chOff x="1021325" y="1074575"/>
                          <a:chExt cx="9181000" cy="5409575"/>
                        </a:xfrm>
                      </wpg:grpSpPr>
                      <wpg:grpSp>
                        <wpg:cNvGrpSpPr/>
                        <wpg:grpSpPr>
                          <a:xfrm>
                            <a:off x="1022920" y="1076805"/>
                            <a:ext cx="8646160" cy="5402580"/>
                            <a:chOff x="1106" y="12"/>
                            <a:chExt cx="13616" cy="8508"/>
                          </a:xfrm>
                        </wpg:grpSpPr>
                        <wps:wsp>
                          <wps:cNvSpPr/>
                          <wps:cNvPr id="3" name="Shape 3"/>
                          <wps:spPr>
                            <a:xfrm>
                              <a:off x="1106" y="12"/>
                              <a:ext cx="13600" cy="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1106" y="16"/>
                              <a:ext cx="13616" cy="8504"/>
                            </a:xfrm>
                            <a:custGeom>
                              <a:rect b="b" l="l" r="r" t="t"/>
                              <a:pathLst>
                                <a:path extrusionOk="0" h="8504" w="13616">
                                  <a:moveTo>
                                    <a:pt x="0" y="0"/>
                                  </a:moveTo>
                                  <a:lnTo>
                                    <a:pt x="571" y="0"/>
                                  </a:lnTo>
                                  <a:moveTo>
                                    <a:pt x="5" y="567"/>
                                  </a:moveTo>
                                  <a:lnTo>
                                    <a:pt x="5" y="5"/>
                                  </a:lnTo>
                                  <a:moveTo>
                                    <a:pt x="571" y="0"/>
                                  </a:moveTo>
                                  <a:lnTo>
                                    <a:pt x="6524" y="0"/>
                                  </a:lnTo>
                                  <a:lnTo>
                                    <a:pt x="7091" y="0"/>
                                  </a:lnTo>
                                  <a:lnTo>
                                    <a:pt x="13044" y="0"/>
                                  </a:lnTo>
                                  <a:lnTo>
                                    <a:pt x="13616" y="0"/>
                                  </a:lnTo>
                                  <a:moveTo>
                                    <a:pt x="13611" y="567"/>
                                  </a:moveTo>
                                  <a:lnTo>
                                    <a:pt x="13611" y="5"/>
                                  </a:lnTo>
                                  <a:moveTo>
                                    <a:pt x="5" y="3969"/>
                                  </a:moveTo>
                                  <a:lnTo>
                                    <a:pt x="5" y="567"/>
                                  </a:lnTo>
                                  <a:moveTo>
                                    <a:pt x="5" y="4535"/>
                                  </a:moveTo>
                                  <a:lnTo>
                                    <a:pt x="5" y="3969"/>
                                  </a:lnTo>
                                  <a:moveTo>
                                    <a:pt x="5" y="7937"/>
                                  </a:moveTo>
                                  <a:lnTo>
                                    <a:pt x="5" y="4535"/>
                                  </a:lnTo>
                                  <a:moveTo>
                                    <a:pt x="13611" y="3969"/>
                                  </a:moveTo>
                                  <a:lnTo>
                                    <a:pt x="13611" y="567"/>
                                  </a:lnTo>
                                  <a:moveTo>
                                    <a:pt x="13611" y="4535"/>
                                  </a:moveTo>
                                  <a:lnTo>
                                    <a:pt x="13611" y="3969"/>
                                  </a:lnTo>
                                  <a:moveTo>
                                    <a:pt x="13611" y="7937"/>
                                  </a:moveTo>
                                  <a:lnTo>
                                    <a:pt x="13611" y="4535"/>
                                  </a:lnTo>
                                  <a:moveTo>
                                    <a:pt x="5" y="8499"/>
                                  </a:moveTo>
                                  <a:lnTo>
                                    <a:pt x="5" y="7937"/>
                                  </a:lnTo>
                                  <a:moveTo>
                                    <a:pt x="13611" y="8499"/>
                                  </a:moveTo>
                                  <a:lnTo>
                                    <a:pt x="13611" y="7937"/>
                                  </a:lnTo>
                                  <a:moveTo>
                                    <a:pt x="0" y="8504"/>
                                  </a:moveTo>
                                  <a:lnTo>
                                    <a:pt x="571" y="8504"/>
                                  </a:lnTo>
                                  <a:lnTo>
                                    <a:pt x="6524" y="8504"/>
                                  </a:lnTo>
                                  <a:lnTo>
                                    <a:pt x="7091" y="8504"/>
                                  </a:lnTo>
                                  <a:lnTo>
                                    <a:pt x="13044" y="8504"/>
                                  </a:lnTo>
                                  <a:lnTo>
                                    <a:pt x="13616" y="8504"/>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CnPr/>
                          <wps:spPr>
                            <a:xfrm>
                              <a:off x="1819" y="4287"/>
                              <a:ext cx="12245" cy="0"/>
                            </a:xfrm>
                            <a:prstGeom prst="straightConnector1">
                              <a:avLst/>
                            </a:prstGeom>
                            <a:noFill/>
                            <a:ln cap="flat" cmpd="sng" w="38100">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163" name="Shape 163"/>
                          <wps:spPr>
                            <a:xfrm>
                              <a:off x="1761" y="4131"/>
                              <a:ext cx="12350" cy="310"/>
                            </a:xfrm>
                            <a:custGeom>
                              <a:rect b="b" l="l" r="r" t="t"/>
                              <a:pathLst>
                                <a:path extrusionOk="0" h="310" w="12350">
                                  <a:moveTo>
                                    <a:pt x="310" y="0"/>
                                  </a:moveTo>
                                  <a:lnTo>
                                    <a:pt x="0" y="155"/>
                                  </a:lnTo>
                                  <a:lnTo>
                                    <a:pt x="310" y="310"/>
                                  </a:lnTo>
                                  <a:lnTo>
                                    <a:pt x="310" y="0"/>
                                  </a:lnTo>
                                  <a:close/>
                                  <a:moveTo>
                                    <a:pt x="12040" y="0"/>
                                  </a:moveTo>
                                  <a:lnTo>
                                    <a:pt x="12040" y="310"/>
                                  </a:lnTo>
                                  <a:lnTo>
                                    <a:pt x="12350" y="155"/>
                                  </a:lnTo>
                                  <a:lnTo>
                                    <a:pt x="12040" y="0"/>
                                  </a:lnTo>
                                  <a:close/>
                                </a:path>
                              </a:pathLst>
                            </a:custGeom>
                            <a:solidFill>
                              <a:srgbClr val="221F1F"/>
                            </a:solidFill>
                            <a:ln>
                              <a:noFill/>
                            </a:ln>
                          </wps:spPr>
                          <wps:bodyPr anchorCtr="0" anchor="ctr" bIns="91425" lIns="91425" spcFirstLastPara="1" rIns="91425" wrap="square" tIns="91425">
                            <a:noAutofit/>
                          </wps:bodyPr>
                        </wps:wsp>
                        <wps:wsp>
                          <wps:cNvCnPr/>
                          <wps:spPr>
                            <a:xfrm>
                              <a:off x="7937" y="763"/>
                              <a:ext cx="0" cy="7057"/>
                            </a:xfrm>
                            <a:prstGeom prst="straightConnector1">
                              <a:avLst/>
                            </a:prstGeom>
                            <a:noFill/>
                            <a:ln cap="flat" cmpd="sng" w="38100">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165" name="Shape 165"/>
                          <wps:spPr>
                            <a:xfrm>
                              <a:off x="7781" y="609"/>
                              <a:ext cx="310" cy="7290"/>
                            </a:xfrm>
                            <a:custGeom>
                              <a:rect b="b" l="l" r="r" t="t"/>
                              <a:pathLst>
                                <a:path extrusionOk="0" h="7290" w="310">
                                  <a:moveTo>
                                    <a:pt x="310" y="6980"/>
                                  </a:moveTo>
                                  <a:lnTo>
                                    <a:pt x="0" y="6980"/>
                                  </a:lnTo>
                                  <a:lnTo>
                                    <a:pt x="155" y="7290"/>
                                  </a:lnTo>
                                  <a:lnTo>
                                    <a:pt x="310" y="6980"/>
                                  </a:lnTo>
                                  <a:close/>
                                  <a:moveTo>
                                    <a:pt x="155" y="0"/>
                                  </a:moveTo>
                                  <a:lnTo>
                                    <a:pt x="0" y="310"/>
                                  </a:lnTo>
                                  <a:lnTo>
                                    <a:pt x="310" y="310"/>
                                  </a:lnTo>
                                  <a:lnTo>
                                    <a:pt x="155" y="0"/>
                                  </a:lnTo>
                                  <a:close/>
                                </a:path>
                              </a:pathLst>
                            </a:custGeom>
                            <a:solidFill>
                              <a:srgbClr val="221F1F"/>
                            </a:solidFill>
                            <a:ln>
                              <a:noFill/>
                            </a:ln>
                          </wps:spPr>
                          <wps:bodyPr anchorCtr="0" anchor="ctr" bIns="91425" lIns="91425" spcFirstLastPara="1" rIns="91425" wrap="square" tIns="91425">
                            <a:noAutofit/>
                          </wps:bodyPr>
                        </wps:wsp>
                        <wps:wsp>
                          <wps:cNvSpPr/>
                          <wps:cNvPr id="166" name="Shape 166"/>
                          <wps:spPr>
                            <a:xfrm>
                              <a:off x="2003" y="1251"/>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2003" y="1061"/>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5102" y="1336"/>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5102" y="1146"/>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2494" y="2686"/>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2494" y="2495"/>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4951" y="2828"/>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4951" y="2637"/>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003" y="5413"/>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2003" y="5223"/>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5102" y="5498"/>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5102" y="5308"/>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2494" y="6848"/>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2494" y="6657"/>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4951" y="6989"/>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4951" y="6799"/>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8679" y="1251"/>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8679" y="1061"/>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11778" y="1336"/>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1778" y="1146"/>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9170" y="2686"/>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9170" y="2495"/>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11627" y="2828"/>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11627" y="2637"/>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8679" y="5413"/>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8679" y="5223"/>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11778" y="5498"/>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11778" y="5308"/>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9170" y="6848"/>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9170" y="6657"/>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11627" y="6989"/>
                              <a:ext cx="1828" cy="101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11627" y="6799"/>
                              <a:ext cx="1828" cy="191"/>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198" name="Shape 198"/>
                        <wps:spPr>
                          <a:xfrm>
                            <a:off x="1630975" y="1937700"/>
                            <a:ext cx="78552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Conceptualist                                  Small scale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business</w:t>
                              </w:r>
                            </w:p>
                          </w:txbxContent>
                        </wps:txbx>
                        <wps:bodyPr anchorCtr="0" anchor="t" bIns="91425" lIns="91425" spcFirstLastPara="1" rIns="91425" wrap="square" tIns="91425">
                          <a:spAutoFit/>
                        </wps:bodyPr>
                      </wps:wsp>
                      <wps:wsp>
                        <wps:cNvSpPr txBox="1"/>
                        <wps:cNvPr id="199" name="Shape 199"/>
                        <wps:spPr>
                          <a:xfrm>
                            <a:off x="5834075" y="2014650"/>
                            <a:ext cx="42864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Venture capitalist                             High scale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business</w:t>
                              </w:r>
                            </w:p>
                          </w:txbxContent>
                        </wps:txbx>
                        <wps:bodyPr anchorCtr="0" anchor="t" bIns="91425" lIns="91425" spcFirstLastPara="1" rIns="91425" wrap="square" tIns="91425">
                          <a:spAutoFit/>
                        </wps:bodyPr>
                      </wps:wsp>
                      <wps:wsp>
                        <wps:cNvSpPr txBox="1"/>
                        <wps:cNvPr id="200" name="Shape 200"/>
                        <wps:spPr>
                          <a:xfrm>
                            <a:off x="1641575" y="4542225"/>
                            <a:ext cx="42864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Customer who                                Government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Use shopping                                     Bodies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Websites </w:t>
                              </w:r>
                            </w:p>
                          </w:txbxContent>
                        </wps:txbx>
                        <wps:bodyPr anchorCtr="0" anchor="t" bIns="91425" lIns="91425" spcFirstLastPara="1" rIns="91425" wrap="square" tIns="91425">
                          <a:spAutoFit/>
                        </wps:bodyPr>
                      </wps:wsp>
                      <wps:wsp>
                        <wps:cNvSpPr txBox="1"/>
                        <wps:cNvPr id="201" name="Shape 201"/>
                        <wps:spPr>
                          <a:xfrm>
                            <a:off x="5915925" y="4572000"/>
                            <a:ext cx="42864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Insurance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Providers</w:t>
                              </w:r>
                            </w:p>
                          </w:txbxContent>
                        </wps:txbx>
                        <wps:bodyPr anchorCtr="0" anchor="t" bIns="91425" lIns="91425" spcFirstLastPara="1" rIns="91425" wrap="square" tIns="91425">
                          <a:sp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8646160" cy="5092821"/>
                <wp:effectExtent b="0" l="0" r="0" t="0"/>
                <wp:wrapNone/>
                <wp:docPr id="312" name="image108.png"/>
                <a:graphic>
                  <a:graphicData uri="http://schemas.openxmlformats.org/drawingml/2006/picture">
                    <pic:pic>
                      <pic:nvPicPr>
                        <pic:cNvPr id="0" name="image108.png"/>
                        <pic:cNvPicPr preferRelativeResize="0"/>
                      </pic:nvPicPr>
                      <pic:blipFill>
                        <a:blip r:embed="rId63"/>
                        <a:srcRect/>
                        <a:stretch>
                          <a:fillRect/>
                        </a:stretch>
                      </pic:blipFill>
                      <pic:spPr>
                        <a:xfrm>
                          <a:off x="0" y="0"/>
                          <a:ext cx="8646160" cy="5092821"/>
                        </a:xfrm>
                        <a:prstGeom prst="rect"/>
                        <a:ln/>
                      </pic:spPr>
                    </pic:pic>
                  </a:graphicData>
                </a:graphic>
              </wp:anchor>
            </w:drawing>
          </mc:Fallback>
        </mc:AlternateContent>
      </w:r>
    </w:p>
    <w:p w:rsidR="00000000" w:rsidDel="00000000" w:rsidP="00000000" w:rsidRDefault="00000000" w:rsidRPr="00000000" w14:paraId="00000126">
      <w:pPr>
        <w:tabs>
          <w:tab w:val="left" w:leader="none" w:pos="7338"/>
        </w:tabs>
        <w:spacing w:before="163" w:lineRule="auto"/>
        <w:ind w:left="817" w:firstLine="0"/>
        <w:rPr>
          <w:b w:val="1"/>
        </w:rPr>
      </w:pPr>
      <w:r w:rsidDel="00000000" w:rsidR="00000000" w:rsidRPr="00000000">
        <w:rPr>
          <w:b w:val="1"/>
          <w:color w:val="221f1f"/>
          <w:rtl w:val="0"/>
        </w:rPr>
        <w:t xml:space="preserve">High Interest/Low Influence</w:t>
        <w:tab/>
        <w:t xml:space="preserve">High Interest/High Influence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8369300</wp:posOffset>
                </wp:positionH>
                <wp:positionV relativeFrom="paragraph">
                  <wp:posOffset>134620</wp:posOffset>
                </wp:positionV>
                <wp:extent cx="1414145" cy="1219200"/>
                <wp:effectExtent b="0" l="0" r="0" t="0"/>
                <wp:wrapSquare wrapText="bothSides" distB="45720" distT="45720" distL="114300" distR="114300"/>
                <wp:docPr id="267" name=""/>
                <a:graphic>
                  <a:graphicData uri="http://schemas.microsoft.com/office/word/2010/wordprocessingShape">
                    <wps:wsp>
                      <wps:cNvSpPr/>
                      <wps:cNvPr id="40" name="Shape 40"/>
                      <wps:spPr>
                        <a:xfrm rot="5400000">
                          <a:off x="4741163" y="3077690"/>
                          <a:ext cx="12096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High Influence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8369300</wp:posOffset>
                </wp:positionH>
                <wp:positionV relativeFrom="paragraph">
                  <wp:posOffset>134620</wp:posOffset>
                </wp:positionV>
                <wp:extent cx="1414145" cy="1219200"/>
                <wp:effectExtent b="0" l="0" r="0" t="0"/>
                <wp:wrapSquare wrapText="bothSides" distB="45720" distT="45720" distL="114300" distR="114300"/>
                <wp:docPr id="267" name="image38.png"/>
                <a:graphic>
                  <a:graphicData uri="http://schemas.openxmlformats.org/drawingml/2006/picture">
                    <pic:pic>
                      <pic:nvPicPr>
                        <pic:cNvPr id="0" name="image38.png"/>
                        <pic:cNvPicPr preferRelativeResize="0"/>
                      </pic:nvPicPr>
                      <pic:blipFill>
                        <a:blip r:embed="rId64"/>
                        <a:srcRect/>
                        <a:stretch>
                          <a:fillRect/>
                        </a:stretch>
                      </pic:blipFill>
                      <pic:spPr>
                        <a:xfrm>
                          <a:off x="0" y="0"/>
                          <a:ext cx="1414145" cy="1219200"/>
                        </a:xfrm>
                        <a:prstGeom prst="rect"/>
                        <a:ln/>
                      </pic:spPr>
                    </pic:pic>
                  </a:graphicData>
                </a:graphic>
              </wp:anchor>
            </w:drawing>
          </mc:Fallback>
        </mc:AlternateConten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200025" cy="1175385"/>
                <wp:effectExtent b="0" l="0" r="0" t="0"/>
                <wp:wrapNone/>
                <wp:docPr id="287" name=""/>
                <a:graphic>
                  <a:graphicData uri="http://schemas.microsoft.com/office/word/2010/wordprocessingShape">
                    <wps:wsp>
                      <wps:cNvSpPr/>
                      <wps:cNvPr id="112" name="Shape 112"/>
                      <wps:spPr>
                        <a:xfrm rot="-5400000">
                          <a:off x="4763070" y="3684750"/>
                          <a:ext cx="1165860" cy="190500"/>
                        </a:xfrm>
                        <a:prstGeom prst="rect">
                          <a:avLst/>
                        </a:prstGeom>
                        <a:no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Low Influence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200025" cy="1175385"/>
                <wp:effectExtent b="0" l="0" r="0" t="0"/>
                <wp:wrapNone/>
                <wp:docPr id="287" name="image62.png"/>
                <a:graphic>
                  <a:graphicData uri="http://schemas.openxmlformats.org/drawingml/2006/picture">
                    <pic:pic>
                      <pic:nvPicPr>
                        <pic:cNvPr id="0" name="image62.png"/>
                        <pic:cNvPicPr preferRelativeResize="0"/>
                      </pic:nvPicPr>
                      <pic:blipFill>
                        <a:blip r:embed="rId65"/>
                        <a:srcRect/>
                        <a:stretch>
                          <a:fillRect/>
                        </a:stretch>
                      </pic:blipFill>
                      <pic:spPr>
                        <a:xfrm>
                          <a:off x="0" y="0"/>
                          <a:ext cx="200025" cy="1175385"/>
                        </a:xfrm>
                        <a:prstGeom prst="rect"/>
                        <a:ln/>
                      </pic:spPr>
                    </pic:pic>
                  </a:graphicData>
                </a:graphic>
              </wp:anchor>
            </w:drawing>
          </mc:Fallback>
        </mc:AlternateConten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1016000</wp:posOffset>
                </wp:positionH>
                <wp:positionV relativeFrom="paragraph">
                  <wp:posOffset>210820</wp:posOffset>
                </wp:positionV>
                <wp:extent cx="2085975" cy="285750"/>
                <wp:effectExtent b="0" l="0" r="0" t="0"/>
                <wp:wrapSquare wrapText="bothSides" distB="45720" distT="45720" distL="114300" distR="114300"/>
                <wp:docPr id="309" name=""/>
                <a:graphic>
                  <a:graphicData uri="http://schemas.microsoft.com/office/word/2010/wordprocessingShape">
                    <wps:wsp>
                      <wps:cNvSpPr/>
                      <wps:cNvPr id="157" name="Shape 157"/>
                      <wps:spPr>
                        <a:xfrm>
                          <a:off x="4307775" y="3641888"/>
                          <a:ext cx="2076450" cy="2762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Low Interest/Low Influence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1016000</wp:posOffset>
                </wp:positionH>
                <wp:positionV relativeFrom="paragraph">
                  <wp:posOffset>210820</wp:posOffset>
                </wp:positionV>
                <wp:extent cx="2085975" cy="285750"/>
                <wp:effectExtent b="0" l="0" r="0" t="0"/>
                <wp:wrapSquare wrapText="bothSides" distB="45720" distT="45720" distL="114300" distR="114300"/>
                <wp:docPr id="309" name="image104.png"/>
                <a:graphic>
                  <a:graphicData uri="http://schemas.openxmlformats.org/drawingml/2006/picture">
                    <pic:pic>
                      <pic:nvPicPr>
                        <pic:cNvPr id="0" name="image104.png"/>
                        <pic:cNvPicPr preferRelativeResize="0"/>
                      </pic:nvPicPr>
                      <pic:blipFill>
                        <a:blip r:embed="rId66"/>
                        <a:srcRect/>
                        <a:stretch>
                          <a:fillRect/>
                        </a:stretch>
                      </pic:blipFill>
                      <pic:spPr>
                        <a:xfrm>
                          <a:off x="0" y="0"/>
                          <a:ext cx="2085975" cy="2857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5422900</wp:posOffset>
                </wp:positionH>
                <wp:positionV relativeFrom="paragraph">
                  <wp:posOffset>198120</wp:posOffset>
                </wp:positionV>
                <wp:extent cx="2085975" cy="285750"/>
                <wp:effectExtent b="0" l="0" r="0" t="0"/>
                <wp:wrapSquare wrapText="bothSides" distB="45720" distT="45720" distL="114300" distR="114300"/>
                <wp:docPr id="301" name=""/>
                <a:graphic>
                  <a:graphicData uri="http://schemas.microsoft.com/office/word/2010/wordprocessingShape">
                    <wps:wsp>
                      <wps:cNvSpPr/>
                      <wps:cNvPr id="145" name="Shape 145"/>
                      <wps:spPr>
                        <a:xfrm>
                          <a:off x="4307775" y="3641888"/>
                          <a:ext cx="2076450" cy="2762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Low Interest/High Influence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5422900</wp:posOffset>
                </wp:positionH>
                <wp:positionV relativeFrom="paragraph">
                  <wp:posOffset>198120</wp:posOffset>
                </wp:positionV>
                <wp:extent cx="2085975" cy="285750"/>
                <wp:effectExtent b="0" l="0" r="0" t="0"/>
                <wp:wrapSquare wrapText="bothSides" distB="45720" distT="45720" distL="114300" distR="114300"/>
                <wp:docPr id="301" name="image96.png"/>
                <a:graphic>
                  <a:graphicData uri="http://schemas.openxmlformats.org/drawingml/2006/picture">
                    <pic:pic>
                      <pic:nvPicPr>
                        <pic:cNvPr id="0" name="image96.png"/>
                        <pic:cNvPicPr preferRelativeResize="0"/>
                      </pic:nvPicPr>
                      <pic:blipFill>
                        <a:blip r:embed="rId67"/>
                        <a:srcRect/>
                        <a:stretch>
                          <a:fillRect/>
                        </a:stretch>
                      </pic:blipFill>
                      <pic:spPr>
                        <a:xfrm>
                          <a:off x="0" y="0"/>
                          <a:ext cx="2085975" cy="285750"/>
                        </a:xfrm>
                        <a:prstGeom prst="rect"/>
                        <a:ln/>
                      </pic:spPr>
                    </pic:pic>
                  </a:graphicData>
                </a:graphic>
              </wp:anchor>
            </w:drawing>
          </mc:Fallback>
        </mc:AlternateConten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480" w:lineRule="auto"/>
        <w:ind w:left="0" w:right="0"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480" w:lineRule="auto"/>
        <w:ind w:left="0" w:right="0"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sectPr>
          <w:headerReference r:id="rId68" w:type="default"/>
          <w:type w:val="nextPage"/>
          <w:pgSz w:h="11920" w:w="15890" w:orient="landscape"/>
          <w:pgMar w:bottom="280" w:top="1460" w:left="940" w:right="1020" w:header="1146" w:footer="0"/>
        </w:sect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414020</wp:posOffset>
                </wp:positionV>
                <wp:extent cx="1104900" cy="285750"/>
                <wp:effectExtent b="0" l="0" r="0" t="0"/>
                <wp:wrapSquare wrapText="bothSides" distB="45720" distT="45720" distL="114300" distR="114300"/>
                <wp:docPr id="284" name=""/>
                <a:graphic>
                  <a:graphicData uri="http://schemas.microsoft.com/office/word/2010/wordprocessingShape">
                    <wps:wsp>
                      <wps:cNvSpPr/>
                      <wps:cNvPr id="63" name="Shape 63"/>
                      <wps:spPr>
                        <a:xfrm>
                          <a:off x="4798313" y="3641888"/>
                          <a:ext cx="1095375" cy="2762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Low Interest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414020</wp:posOffset>
                </wp:positionV>
                <wp:extent cx="1104900" cy="285750"/>
                <wp:effectExtent b="0" l="0" r="0" t="0"/>
                <wp:wrapSquare wrapText="bothSides" distB="45720" distT="45720" distL="114300" distR="114300"/>
                <wp:docPr id="284" name="image59.png"/>
                <a:graphic>
                  <a:graphicData uri="http://schemas.openxmlformats.org/drawingml/2006/picture">
                    <pic:pic>
                      <pic:nvPicPr>
                        <pic:cNvPr id="0" name="image59.png"/>
                        <pic:cNvPicPr preferRelativeResize="0"/>
                      </pic:nvPicPr>
                      <pic:blipFill>
                        <a:blip r:embed="rId69"/>
                        <a:srcRect/>
                        <a:stretch>
                          <a:fillRect/>
                        </a:stretch>
                      </pic:blipFill>
                      <pic:spPr>
                        <a:xfrm>
                          <a:off x="0" y="0"/>
                          <a:ext cx="1104900" cy="285750"/>
                        </a:xfrm>
                        <a:prstGeom prst="rect"/>
                        <a:ln/>
                      </pic:spPr>
                    </pic:pic>
                  </a:graphicData>
                </a:graphic>
              </wp:anchor>
            </w:drawing>
          </mc:Fallback>
        </mc:AlternateContent>
      </w:r>
    </w:p>
    <w:p w:rsidR="00000000" w:rsidDel="00000000" w:rsidP="00000000" w:rsidRDefault="00000000" w:rsidRPr="00000000" w14:paraId="00000134">
      <w:pPr>
        <w:pStyle w:val="Heading4"/>
        <w:spacing w:before="1" w:lineRule="auto"/>
        <w:ind w:left="817" w:firstLine="0"/>
        <w:rPr>
          <w:color w:val="221f1f"/>
        </w:rPr>
      </w:pPr>
      <w:r w:rsidDel="00000000" w:rsidR="00000000" w:rsidRPr="00000000">
        <w:rPr>
          <w:rtl w:val="0"/>
        </w:rPr>
      </w:r>
    </w:p>
    <w:p w:rsidR="00000000" w:rsidDel="00000000" w:rsidP="00000000" w:rsidRDefault="00000000" w:rsidRPr="00000000" w14:paraId="00000135">
      <w:pPr>
        <w:rPr/>
        <w:sectPr>
          <w:type w:val="continuous"/>
          <w:pgSz w:h="11920" w:w="15890" w:orient="landscape"/>
          <w:pgMar w:bottom="280" w:top="1500" w:left="940" w:right="1020" w:header="720" w:footer="720"/>
          <w:cols w:equalWidth="0" w:num="2">
            <w:col w:space="1957" w:w="5986.5"/>
            <w:col w:space="0" w:w="5986.5"/>
          </w:cols>
        </w:sectPr>
      </w:pPr>
      <w:r w:rsidDel="00000000" w:rsidR="00000000" w:rsidRPr="00000000">
        <w:rPr>
          <w:b w:val="1"/>
          <w:color w:val="221f1f"/>
          <w:rtl w:val="0"/>
        </w:rPr>
        <w:t xml:space="preserve">            </w:t>
      </w:r>
      <w:r w:rsidDel="00000000" w:rsidR="00000000" w:rsidRPr="00000000">
        <w:rPr>
          <w:rtl w:val="0"/>
        </w:rPr>
      </w:r>
    </w:p>
    <w:p w:rsidR="00000000" w:rsidDel="00000000" w:rsidP="00000000" w:rsidRDefault="00000000" w:rsidRPr="00000000" w14:paraId="00000136">
      <w:pPr>
        <w:spacing w:before="1" w:lineRule="auto"/>
        <w:ind w:left="192" w:firstLine="0"/>
        <w:rPr>
          <w:color w:val="221f1f"/>
        </w:rPr>
      </w:pPr>
      <w:r w:rsidDel="00000000" w:rsidR="00000000" w:rsidRPr="00000000">
        <w:rPr>
          <w:color w:val="221f1f"/>
          <w:rtl w:val="0"/>
        </w:rPr>
        <w:t xml:space="preserve">(Define the links and relationships between stakeholders)</w:t>
      </w:r>
    </w:p>
    <w:p w:rsidR="00000000" w:rsidDel="00000000" w:rsidP="00000000" w:rsidRDefault="00000000" w:rsidRPr="00000000" w14:paraId="00000137">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38">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39">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3A">
      <w:pPr>
        <w:spacing w:before="1" w:lineRule="auto"/>
        <w:ind w:left="192" w:firstLine="0"/>
        <w:rPr>
          <w:color w:val="221f1f"/>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704850</wp:posOffset>
                </wp:positionH>
                <wp:positionV relativeFrom="paragraph">
                  <wp:posOffset>147970</wp:posOffset>
                </wp:positionV>
                <wp:extent cx="8640445" cy="4464797"/>
                <wp:effectExtent b="0" l="0" r="0" t="0"/>
                <wp:wrapNone/>
                <wp:docPr id="286" name=""/>
                <a:graphic>
                  <a:graphicData uri="http://schemas.microsoft.com/office/word/2010/wordprocessingGroup">
                    <wpg:wgp>
                      <wpg:cNvGrpSpPr/>
                      <wpg:grpSpPr>
                        <a:xfrm>
                          <a:off x="1025775" y="1288575"/>
                          <a:ext cx="8640445" cy="4464797"/>
                          <a:chOff x="1025775" y="1288575"/>
                          <a:chExt cx="9666225" cy="4981600"/>
                        </a:xfrm>
                      </wpg:grpSpPr>
                      <wpg:grpSp>
                        <wpg:cNvGrpSpPr/>
                        <wpg:grpSpPr>
                          <a:xfrm>
                            <a:off x="1025778" y="1288578"/>
                            <a:ext cx="8640445" cy="4981575"/>
                            <a:chOff x="1123" y="-6939"/>
                            <a:chExt cx="13607" cy="7845"/>
                          </a:xfrm>
                        </wpg:grpSpPr>
                        <wps:wsp>
                          <wps:cNvSpPr/>
                          <wps:cNvPr id="3" name="Shape 3"/>
                          <wps:spPr>
                            <a:xfrm>
                              <a:off x="1123" y="-6938"/>
                              <a:ext cx="13600" cy="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892" y="-6487"/>
                              <a:ext cx="11988" cy="6977"/>
                            </a:xfrm>
                            <a:custGeom>
                              <a:rect b="b" l="l" r="r" t="t"/>
                              <a:pathLst>
                                <a:path extrusionOk="0" h="6977" w="11988">
                                  <a:moveTo>
                                    <a:pt x="857" y="928"/>
                                  </a:moveTo>
                                  <a:lnTo>
                                    <a:pt x="3163" y="1501"/>
                                  </a:lnTo>
                                  <a:lnTo>
                                    <a:pt x="5128" y="0"/>
                                  </a:lnTo>
                                  <a:lnTo>
                                    <a:pt x="8034" y="928"/>
                                  </a:lnTo>
                                  <a:lnTo>
                                    <a:pt x="11988" y="2457"/>
                                  </a:lnTo>
                                  <a:lnTo>
                                    <a:pt x="8888" y="6961"/>
                                  </a:lnTo>
                                  <a:lnTo>
                                    <a:pt x="5099" y="6967"/>
                                  </a:lnTo>
                                  <a:lnTo>
                                    <a:pt x="6855" y="2888"/>
                                  </a:lnTo>
                                  <a:lnTo>
                                    <a:pt x="5249" y="170"/>
                                  </a:lnTo>
                                  <a:moveTo>
                                    <a:pt x="0" y="3655"/>
                                  </a:moveTo>
                                  <a:lnTo>
                                    <a:pt x="2122" y="4139"/>
                                  </a:lnTo>
                                  <a:lnTo>
                                    <a:pt x="4445" y="3088"/>
                                  </a:lnTo>
                                  <a:lnTo>
                                    <a:pt x="6620" y="2888"/>
                                  </a:lnTo>
                                  <a:lnTo>
                                    <a:pt x="9263" y="3011"/>
                                  </a:lnTo>
                                  <a:lnTo>
                                    <a:pt x="8686" y="6977"/>
                                  </a:lnTo>
                                  <a:moveTo>
                                    <a:pt x="653" y="1161"/>
                                  </a:moveTo>
                                  <a:lnTo>
                                    <a:pt x="2255" y="3951"/>
                                  </a:lnTo>
                                </a:path>
                              </a:pathLst>
                            </a:custGeom>
                            <a:noFill/>
                            <a:ln cap="flat" cmpd="sng" w="12700">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a:off x="1892" y="-5917"/>
                              <a:ext cx="1306" cy="72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892" y="-6053"/>
                              <a:ext cx="1306" cy="137"/>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123" y="-3263"/>
                              <a:ext cx="1306" cy="72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123" y="-3399"/>
                              <a:ext cx="1306" cy="137"/>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5685" y="-3772"/>
                              <a:ext cx="1306" cy="72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5685" y="-3908"/>
                              <a:ext cx="1306" cy="137"/>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4301" y="-5360"/>
                              <a:ext cx="1306" cy="727"/>
                            </a:xfrm>
                            <a:prstGeom prst="rect">
                              <a:avLst/>
                            </a:prstGeom>
                            <a:solidFill>
                              <a:srgbClr val="FFF68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301" y="-5496"/>
                              <a:ext cx="1306" cy="137"/>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6508" y="-6803"/>
                              <a:ext cx="1306" cy="727"/>
                            </a:xfrm>
                            <a:prstGeom prst="rect">
                              <a:avLst/>
                            </a:prstGeom>
                            <a:solidFill>
                              <a:srgbClr val="FCBD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6508" y="-6939"/>
                              <a:ext cx="1306" cy="137"/>
                            </a:xfrm>
                            <a:prstGeom prst="rect">
                              <a:avLst/>
                            </a:prstGeom>
                            <a:solidFill>
                              <a:srgbClr val="F9A6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340" y="-2832"/>
                              <a:ext cx="1306" cy="727"/>
                            </a:xfrm>
                            <a:prstGeom prst="rect">
                              <a:avLst/>
                            </a:prstGeom>
                            <a:solidFill>
                              <a:srgbClr val="FCBD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340" y="-2968"/>
                              <a:ext cx="1306" cy="137"/>
                            </a:xfrm>
                            <a:prstGeom prst="rect">
                              <a:avLst/>
                            </a:prstGeom>
                            <a:solidFill>
                              <a:srgbClr val="F9A6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9273" y="-5854"/>
                              <a:ext cx="1306" cy="727"/>
                            </a:xfrm>
                            <a:prstGeom prst="rect">
                              <a:avLst/>
                            </a:prstGeom>
                            <a:solidFill>
                              <a:srgbClr val="FCBD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9273" y="-5990"/>
                              <a:ext cx="1306" cy="137"/>
                            </a:xfrm>
                            <a:prstGeom prst="rect">
                              <a:avLst/>
                            </a:prstGeom>
                            <a:solidFill>
                              <a:srgbClr val="F9A6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0503" y="-3894"/>
                              <a:ext cx="1306" cy="727"/>
                            </a:xfrm>
                            <a:prstGeom prst="rect">
                              <a:avLst/>
                            </a:prstGeom>
                            <a:solidFill>
                              <a:srgbClr val="FCBD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0503" y="-4031"/>
                              <a:ext cx="1306" cy="137"/>
                            </a:xfrm>
                            <a:prstGeom prst="rect">
                              <a:avLst/>
                            </a:prstGeom>
                            <a:solidFill>
                              <a:srgbClr val="F9A6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3424" y="-4326"/>
                              <a:ext cx="1306" cy="727"/>
                            </a:xfrm>
                            <a:prstGeom prst="rect">
                              <a:avLst/>
                            </a:prstGeom>
                            <a:solidFill>
                              <a:srgbClr val="ADD37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3424" y="-4462"/>
                              <a:ext cx="1306" cy="137"/>
                            </a:xfrm>
                            <a:prstGeom prst="rect">
                              <a:avLst/>
                            </a:prstGeom>
                            <a:solidFill>
                              <a:srgbClr val="8DC53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8094" y="-4021"/>
                              <a:ext cx="1306" cy="727"/>
                            </a:xfrm>
                            <a:prstGeom prst="rect">
                              <a:avLst/>
                            </a:prstGeom>
                            <a:solidFill>
                              <a:srgbClr val="ADD37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8094" y="-4157"/>
                              <a:ext cx="1306" cy="137"/>
                            </a:xfrm>
                            <a:prstGeom prst="rect">
                              <a:avLst/>
                            </a:prstGeom>
                            <a:solidFill>
                              <a:srgbClr val="8DC53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6454" y="179"/>
                              <a:ext cx="1306" cy="727"/>
                            </a:xfrm>
                            <a:prstGeom prst="rect">
                              <a:avLst/>
                            </a:prstGeom>
                            <a:solidFill>
                              <a:srgbClr val="ADD37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6454" y="42"/>
                              <a:ext cx="1306" cy="137"/>
                            </a:xfrm>
                            <a:prstGeom prst="rect">
                              <a:avLst/>
                            </a:prstGeom>
                            <a:solidFill>
                              <a:srgbClr val="8DC53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0127" y="179"/>
                              <a:ext cx="1306" cy="727"/>
                            </a:xfrm>
                            <a:prstGeom prst="rect">
                              <a:avLst/>
                            </a:prstGeom>
                            <a:solidFill>
                              <a:srgbClr val="ADD37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127" y="42"/>
                              <a:ext cx="1306" cy="137"/>
                            </a:xfrm>
                            <a:prstGeom prst="rect">
                              <a:avLst/>
                            </a:prstGeom>
                            <a:solidFill>
                              <a:srgbClr val="8DC53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428" y="-6260"/>
                              <a:ext cx="11004" cy="6826"/>
                            </a:xfrm>
                            <a:custGeom>
                              <a:rect b="b" l="l" r="r" t="t"/>
                              <a:pathLst>
                                <a:path extrusionOk="0" h="6826" w="11004">
                                  <a:moveTo>
                                    <a:pt x="181" y="3500"/>
                                  </a:moveTo>
                                  <a:lnTo>
                                    <a:pt x="0" y="3544"/>
                                  </a:lnTo>
                                  <a:lnTo>
                                    <a:pt x="143" y="3662"/>
                                  </a:lnTo>
                                  <a:lnTo>
                                    <a:pt x="181" y="3500"/>
                                  </a:lnTo>
                                  <a:close/>
                                  <a:moveTo>
                                    <a:pt x="198" y="1058"/>
                                  </a:moveTo>
                                  <a:lnTo>
                                    <a:pt x="202" y="1245"/>
                                  </a:lnTo>
                                  <a:lnTo>
                                    <a:pt x="350" y="1167"/>
                                  </a:lnTo>
                                  <a:lnTo>
                                    <a:pt x="198" y="1058"/>
                                  </a:lnTo>
                                  <a:close/>
                                  <a:moveTo>
                                    <a:pt x="775" y="3642"/>
                                  </a:moveTo>
                                  <a:lnTo>
                                    <a:pt x="738" y="3805"/>
                                  </a:lnTo>
                                  <a:lnTo>
                                    <a:pt x="919" y="3761"/>
                                  </a:lnTo>
                                  <a:lnTo>
                                    <a:pt x="775" y="3642"/>
                                  </a:lnTo>
                                  <a:close/>
                                  <a:moveTo>
                                    <a:pt x="949" y="766"/>
                                  </a:moveTo>
                                  <a:lnTo>
                                    <a:pt x="768" y="810"/>
                                  </a:lnTo>
                                  <a:lnTo>
                                    <a:pt x="912" y="928"/>
                                  </a:lnTo>
                                  <a:lnTo>
                                    <a:pt x="949" y="766"/>
                                  </a:lnTo>
                                  <a:close/>
                                  <a:moveTo>
                                    <a:pt x="1723" y="968"/>
                                  </a:moveTo>
                                  <a:lnTo>
                                    <a:pt x="1686" y="1131"/>
                                  </a:lnTo>
                                  <a:lnTo>
                                    <a:pt x="1867" y="1087"/>
                                  </a:lnTo>
                                  <a:lnTo>
                                    <a:pt x="1723" y="968"/>
                                  </a:lnTo>
                                  <a:close/>
                                  <a:moveTo>
                                    <a:pt x="2306" y="3499"/>
                                  </a:moveTo>
                                  <a:lnTo>
                                    <a:pt x="2203" y="3655"/>
                                  </a:lnTo>
                                  <a:lnTo>
                                    <a:pt x="2389" y="3644"/>
                                  </a:lnTo>
                                  <a:lnTo>
                                    <a:pt x="2306" y="3499"/>
                                  </a:lnTo>
                                  <a:close/>
                                  <a:moveTo>
                                    <a:pt x="4068" y="156"/>
                                  </a:moveTo>
                                  <a:lnTo>
                                    <a:pt x="3887" y="200"/>
                                  </a:lnTo>
                                  <a:lnTo>
                                    <a:pt x="3994" y="328"/>
                                  </a:lnTo>
                                  <a:lnTo>
                                    <a:pt x="4068" y="156"/>
                                  </a:lnTo>
                                  <a:close/>
                                  <a:moveTo>
                                    <a:pt x="4719" y="2686"/>
                                  </a:moveTo>
                                  <a:lnTo>
                                    <a:pt x="4563" y="2789"/>
                                  </a:lnTo>
                                  <a:lnTo>
                                    <a:pt x="4739" y="2852"/>
                                  </a:lnTo>
                                  <a:lnTo>
                                    <a:pt x="4719" y="2686"/>
                                  </a:lnTo>
                                  <a:close/>
                                  <a:moveTo>
                                    <a:pt x="5581" y="0"/>
                                  </a:moveTo>
                                  <a:lnTo>
                                    <a:pt x="5396" y="21"/>
                                  </a:lnTo>
                                  <a:lnTo>
                                    <a:pt x="5524" y="157"/>
                                  </a:lnTo>
                                  <a:lnTo>
                                    <a:pt x="5581" y="0"/>
                                  </a:lnTo>
                                  <a:close/>
                                  <a:moveTo>
                                    <a:pt x="5495" y="2612"/>
                                  </a:moveTo>
                                  <a:lnTo>
                                    <a:pt x="5516" y="2777"/>
                                  </a:lnTo>
                                  <a:lnTo>
                                    <a:pt x="5671" y="2674"/>
                                  </a:lnTo>
                                  <a:lnTo>
                                    <a:pt x="5495" y="2612"/>
                                  </a:lnTo>
                                  <a:close/>
                                  <a:moveTo>
                                    <a:pt x="6190" y="2963"/>
                                  </a:moveTo>
                                  <a:lnTo>
                                    <a:pt x="6044" y="3079"/>
                                  </a:lnTo>
                                  <a:lnTo>
                                    <a:pt x="6195" y="3149"/>
                                  </a:lnTo>
                                  <a:lnTo>
                                    <a:pt x="6190" y="2963"/>
                                  </a:lnTo>
                                  <a:close/>
                                  <a:moveTo>
                                    <a:pt x="7136" y="2632"/>
                                  </a:moveTo>
                                  <a:lnTo>
                                    <a:pt x="6965" y="2707"/>
                                  </a:lnTo>
                                  <a:lnTo>
                                    <a:pt x="7128" y="2799"/>
                                  </a:lnTo>
                                  <a:lnTo>
                                    <a:pt x="7136" y="2632"/>
                                  </a:lnTo>
                                  <a:close/>
                                  <a:moveTo>
                                    <a:pt x="7545" y="6659"/>
                                  </a:moveTo>
                                  <a:lnTo>
                                    <a:pt x="7545" y="6826"/>
                                  </a:lnTo>
                                  <a:lnTo>
                                    <a:pt x="7712" y="6743"/>
                                  </a:lnTo>
                                  <a:lnTo>
                                    <a:pt x="7545" y="6659"/>
                                  </a:lnTo>
                                  <a:close/>
                                  <a:moveTo>
                                    <a:pt x="7898" y="2672"/>
                                  </a:moveTo>
                                  <a:lnTo>
                                    <a:pt x="7890" y="2839"/>
                                  </a:lnTo>
                                  <a:lnTo>
                                    <a:pt x="8061" y="2764"/>
                                  </a:lnTo>
                                  <a:lnTo>
                                    <a:pt x="7898" y="2672"/>
                                  </a:lnTo>
                                  <a:close/>
                                  <a:moveTo>
                                    <a:pt x="8151" y="6123"/>
                                  </a:moveTo>
                                  <a:lnTo>
                                    <a:pt x="8204" y="6302"/>
                                  </a:lnTo>
                                  <a:lnTo>
                                    <a:pt x="8315" y="6152"/>
                                  </a:lnTo>
                                  <a:lnTo>
                                    <a:pt x="8151" y="6123"/>
                                  </a:lnTo>
                                  <a:close/>
                                  <a:moveTo>
                                    <a:pt x="8327" y="924"/>
                                  </a:moveTo>
                                  <a:lnTo>
                                    <a:pt x="8141" y="942"/>
                                  </a:lnTo>
                                  <a:lnTo>
                                    <a:pt x="8267" y="1079"/>
                                  </a:lnTo>
                                  <a:lnTo>
                                    <a:pt x="8327" y="924"/>
                                  </a:lnTo>
                                  <a:close/>
                                  <a:moveTo>
                                    <a:pt x="8666" y="6123"/>
                                  </a:moveTo>
                                  <a:lnTo>
                                    <a:pt x="8638" y="6308"/>
                                  </a:lnTo>
                                  <a:lnTo>
                                    <a:pt x="8802" y="6219"/>
                                  </a:lnTo>
                                  <a:lnTo>
                                    <a:pt x="8666" y="6123"/>
                                  </a:lnTo>
                                  <a:close/>
                                  <a:moveTo>
                                    <a:pt x="10879" y="1921"/>
                                  </a:moveTo>
                                  <a:lnTo>
                                    <a:pt x="10819" y="2077"/>
                                  </a:lnTo>
                                  <a:lnTo>
                                    <a:pt x="11004" y="2059"/>
                                  </a:lnTo>
                                  <a:lnTo>
                                    <a:pt x="10879" y="1921"/>
                                  </a:lnTo>
                                  <a:close/>
                                </a:path>
                              </a:pathLst>
                            </a:custGeom>
                            <a:solidFill>
                              <a:srgbClr val="221F1F"/>
                            </a:solidFill>
                            <a:ln>
                              <a:noFill/>
                            </a:ln>
                          </wps:spPr>
                          <wps:bodyPr anchorCtr="0" anchor="ctr" bIns="91425" lIns="91425" spcFirstLastPara="1" rIns="91425" wrap="square" tIns="91425">
                            <a:noAutofit/>
                          </wps:bodyPr>
                        </wps:wsp>
                        <pic:pic>
                          <pic:nvPicPr>
                            <pic:cNvPr id="92" name="Shape 92"/>
                            <pic:cNvPicPr preferRelativeResize="0"/>
                          </pic:nvPicPr>
                          <pic:blipFill rotWithShape="1">
                            <a:blip r:embed="rId70">
                              <a:alphaModFix/>
                            </a:blip>
                            <a:srcRect b="0" l="0" r="0" t="0"/>
                            <a:stretch/>
                          </pic:blipFill>
                          <pic:spPr>
                            <a:xfrm>
                              <a:off x="3580" y="-5554"/>
                              <a:ext cx="279" cy="208"/>
                            </a:xfrm>
                            <a:prstGeom prst="rect">
                              <a:avLst/>
                            </a:prstGeom>
                            <a:noFill/>
                            <a:ln>
                              <a:noFill/>
                            </a:ln>
                          </pic:spPr>
                        </pic:pic>
                        <pic:pic>
                          <pic:nvPicPr>
                            <pic:cNvPr id="93" name="Shape 93"/>
                            <pic:cNvPicPr preferRelativeResize="0"/>
                          </pic:nvPicPr>
                          <pic:blipFill rotWithShape="1">
                            <a:blip r:embed="rId71">
                              <a:alphaModFix/>
                            </a:blip>
                            <a:srcRect b="0" l="0" r="0" t="0"/>
                            <a:stretch/>
                          </pic:blipFill>
                          <pic:spPr>
                            <a:xfrm>
                              <a:off x="2706" y="-2842"/>
                              <a:ext cx="279" cy="208"/>
                            </a:xfrm>
                            <a:prstGeom prst="rect">
                              <a:avLst/>
                            </a:prstGeom>
                            <a:noFill/>
                            <a:ln>
                              <a:noFill/>
                            </a:ln>
                          </pic:spPr>
                        </pic:pic>
                        <pic:pic>
                          <pic:nvPicPr>
                            <pic:cNvPr id="94" name="Shape 94"/>
                            <pic:cNvPicPr preferRelativeResize="0"/>
                          </pic:nvPicPr>
                          <pic:blipFill rotWithShape="1">
                            <a:blip r:embed="rId72">
                              <a:alphaModFix/>
                            </a:blip>
                            <a:srcRect b="0" l="0" r="0" t="0"/>
                            <a:stretch/>
                          </pic:blipFill>
                          <pic:spPr>
                            <a:xfrm>
                              <a:off x="8166" y="-6339"/>
                              <a:ext cx="735" cy="355"/>
                            </a:xfrm>
                            <a:prstGeom prst="rect">
                              <a:avLst/>
                            </a:prstGeom>
                            <a:noFill/>
                            <a:ln>
                              <a:noFill/>
                            </a:ln>
                          </pic:spPr>
                        </pic:pic>
                        <pic:pic>
                          <pic:nvPicPr>
                            <pic:cNvPr id="95" name="Shape 95"/>
                            <pic:cNvPicPr preferRelativeResize="0"/>
                          </pic:nvPicPr>
                          <pic:blipFill rotWithShape="1">
                            <a:blip r:embed="rId73">
                              <a:alphaModFix/>
                            </a:blip>
                            <a:srcRect b="0" l="0" r="0" t="0"/>
                            <a:stretch/>
                          </pic:blipFill>
                          <pic:spPr>
                            <a:xfrm>
                              <a:off x="11303" y="-5254"/>
                              <a:ext cx="1428" cy="637"/>
                            </a:xfrm>
                            <a:prstGeom prst="rect">
                              <a:avLst/>
                            </a:prstGeom>
                            <a:noFill/>
                            <a:ln>
                              <a:noFill/>
                            </a:ln>
                          </pic:spPr>
                        </pic:pic>
                        <pic:pic>
                          <pic:nvPicPr>
                            <pic:cNvPr id="96" name="Shape 96"/>
                            <pic:cNvPicPr preferRelativeResize="0"/>
                          </pic:nvPicPr>
                          <pic:blipFill rotWithShape="1">
                            <a:blip r:embed="rId74">
                              <a:alphaModFix/>
                            </a:blip>
                            <a:srcRect b="0" l="0" r="0" t="0"/>
                            <a:stretch/>
                          </pic:blipFill>
                          <pic:spPr>
                            <a:xfrm>
                              <a:off x="3165" y="-4460"/>
                              <a:ext cx="514" cy="787"/>
                            </a:xfrm>
                            <a:prstGeom prst="rect">
                              <a:avLst/>
                            </a:prstGeom>
                            <a:noFill/>
                            <a:ln>
                              <a:noFill/>
                            </a:ln>
                          </pic:spPr>
                        </pic:pic>
                        <pic:pic>
                          <pic:nvPicPr>
                            <pic:cNvPr id="97" name="Shape 97"/>
                            <pic:cNvPicPr preferRelativeResize="0"/>
                          </pic:nvPicPr>
                          <pic:blipFill rotWithShape="1">
                            <a:blip r:embed="rId75">
                              <a:alphaModFix/>
                            </a:blip>
                            <a:srcRect b="0" l="0" r="0" t="0"/>
                            <a:stretch/>
                          </pic:blipFill>
                          <pic:spPr>
                            <a:xfrm>
                              <a:off x="10617" y="-2235"/>
                              <a:ext cx="283" cy="915"/>
                            </a:xfrm>
                            <a:prstGeom prst="rect">
                              <a:avLst/>
                            </a:prstGeom>
                            <a:noFill/>
                            <a:ln>
                              <a:noFill/>
                            </a:ln>
                          </pic:spPr>
                        </pic:pic>
                        <pic:pic>
                          <pic:nvPicPr>
                            <pic:cNvPr id="98" name="Shape 98"/>
                            <pic:cNvPicPr preferRelativeResize="0"/>
                          </pic:nvPicPr>
                          <pic:blipFill rotWithShape="1">
                            <a:blip r:embed="rId76">
                              <a:alphaModFix/>
                            </a:blip>
                            <a:srcRect b="0" l="0" r="0" t="0"/>
                            <a:stretch/>
                          </pic:blipFill>
                          <pic:spPr>
                            <a:xfrm>
                              <a:off x="7372" y="-2109"/>
                              <a:ext cx="607" cy="1092"/>
                            </a:xfrm>
                            <a:prstGeom prst="rect">
                              <a:avLst/>
                            </a:prstGeom>
                            <a:noFill/>
                            <a:ln>
                              <a:noFill/>
                            </a:ln>
                          </pic:spPr>
                        </pic:pic>
                        <pic:pic>
                          <pic:nvPicPr>
                            <pic:cNvPr id="99" name="Shape 99"/>
                            <pic:cNvPicPr preferRelativeResize="0"/>
                          </pic:nvPicPr>
                          <pic:blipFill rotWithShape="1">
                            <a:blip r:embed="rId77">
                              <a:alphaModFix/>
                            </a:blip>
                            <a:srcRect b="0" l="0" r="0" t="0"/>
                            <a:stretch/>
                          </pic:blipFill>
                          <pic:spPr>
                            <a:xfrm>
                              <a:off x="11776" y="-2322"/>
                              <a:ext cx="773" cy="967"/>
                            </a:xfrm>
                            <a:prstGeom prst="rect">
                              <a:avLst/>
                            </a:prstGeom>
                            <a:noFill/>
                            <a:ln>
                              <a:noFill/>
                            </a:ln>
                          </pic:spPr>
                        </pic:pic>
                        <pic:pic>
                          <pic:nvPicPr>
                            <pic:cNvPr id="100" name="Shape 100"/>
                            <pic:cNvPicPr preferRelativeResize="0"/>
                          </pic:nvPicPr>
                          <pic:blipFill rotWithShape="1">
                            <a:blip r:embed="rId78">
                              <a:alphaModFix/>
                            </a:blip>
                            <a:srcRect b="0" l="0" r="0" t="0"/>
                            <a:stretch/>
                          </pic:blipFill>
                          <pic:spPr>
                            <a:xfrm>
                              <a:off x="5557" y="-6210"/>
                              <a:ext cx="728" cy="551"/>
                            </a:xfrm>
                            <a:prstGeom prst="rect">
                              <a:avLst/>
                            </a:prstGeom>
                            <a:noFill/>
                            <a:ln>
                              <a:noFill/>
                            </a:ln>
                          </pic:spPr>
                        </pic:pic>
                        <pic:pic>
                          <pic:nvPicPr>
                            <pic:cNvPr id="101" name="Shape 101"/>
                            <pic:cNvPicPr preferRelativeResize="0"/>
                          </pic:nvPicPr>
                          <pic:blipFill rotWithShape="1">
                            <a:blip r:embed="rId79">
                              <a:alphaModFix/>
                            </a:blip>
                            <a:srcRect b="0" l="0" r="0" t="0"/>
                            <a:stretch/>
                          </pic:blipFill>
                          <pic:spPr>
                            <a:xfrm>
                              <a:off x="4766" y="-3242"/>
                              <a:ext cx="765" cy="428"/>
                            </a:xfrm>
                            <a:prstGeom prst="rect">
                              <a:avLst/>
                            </a:prstGeom>
                            <a:noFill/>
                            <a:ln>
                              <a:noFill/>
                            </a:ln>
                          </pic:spPr>
                        </pic:pic>
                        <pic:pic>
                          <pic:nvPicPr>
                            <pic:cNvPr id="102" name="Shape 102"/>
                            <pic:cNvPicPr preferRelativeResize="0"/>
                          </pic:nvPicPr>
                          <pic:blipFill rotWithShape="1">
                            <a:blip r:embed="rId80">
                              <a:alphaModFix/>
                            </a:blip>
                            <a:srcRect b="0" l="0" r="0" t="0"/>
                            <a:stretch/>
                          </pic:blipFill>
                          <pic:spPr>
                            <a:xfrm>
                              <a:off x="7208" y="-3770"/>
                              <a:ext cx="650" cy="196"/>
                            </a:xfrm>
                            <a:prstGeom prst="rect">
                              <a:avLst/>
                            </a:prstGeom>
                            <a:noFill/>
                            <a:ln>
                              <a:noFill/>
                            </a:ln>
                          </pic:spPr>
                        </pic:pic>
                      </wpg:grpSp>
                      <wps:wsp>
                        <wps:cNvSpPr txBox="1"/>
                        <wps:cNvPr id="103" name="Shape 103"/>
                        <wps:spPr>
                          <a:xfrm>
                            <a:off x="4538625" y="1498975"/>
                            <a:ext cx="4004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04" name="Shape 104"/>
                        <wps:spPr>
                          <a:xfrm flipH="1" rot="10800000">
                            <a:off x="6243375" y="1963700"/>
                            <a:ext cx="4004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05" name="Shape 105"/>
                        <wps:spPr>
                          <a:xfrm>
                            <a:off x="6243375" y="1963700"/>
                            <a:ext cx="4004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Insurance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providers</w:t>
                              </w:r>
                            </w:p>
                          </w:txbxContent>
                        </wps:txbx>
                        <wps:bodyPr anchorCtr="0" anchor="t" bIns="91425" lIns="91425" spcFirstLastPara="1" rIns="91425" wrap="square" tIns="91425">
                          <a:spAutoFit/>
                        </wps:bodyPr>
                      </wps:wsp>
                      <wps:wsp>
                        <wps:cNvSpPr txBox="1"/>
                        <wps:cNvPr id="106" name="Shape 106"/>
                        <wps:spPr>
                          <a:xfrm flipH="1" rot="10800000">
                            <a:off x="8885400" y="2946775"/>
                            <a:ext cx="193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07" name="Shape 107"/>
                        <wps:spPr>
                          <a:xfrm>
                            <a:off x="8885400" y="2946775"/>
                            <a:ext cx="9144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Venture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Capitalist</w:t>
                              </w:r>
                            </w:p>
                          </w:txbxContent>
                        </wps:txbx>
                        <wps:bodyPr anchorCtr="0" anchor="t" bIns="91425" lIns="91425" spcFirstLastPara="1" rIns="91425" wrap="square" tIns="91425">
                          <a:spAutoFit/>
                        </wps:bodyPr>
                      </wps:wsp>
                      <wps:wsp>
                        <wps:cNvSpPr txBox="1"/>
                        <wps:cNvPr id="108" name="Shape 108"/>
                        <wps:spPr>
                          <a:xfrm>
                            <a:off x="5468875" y="3141175"/>
                            <a:ext cx="4004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Server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spAutoFit/>
                        </wps:bodyPr>
                      </wps:wsp>
                      <wps:wsp>
                        <wps:cNvSpPr txBox="1"/>
                        <wps:cNvPr id="109" name="Shape 109"/>
                        <wps:spPr>
                          <a:xfrm>
                            <a:off x="7012375" y="3260750"/>
                            <a:ext cx="3632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Customers</w:t>
                              </w:r>
                            </w:p>
                          </w:txbxContent>
                        </wps:txbx>
                        <wps:bodyPr anchorCtr="0" anchor="t" bIns="91425" lIns="91425" spcFirstLastPara="1" rIns="91425" wrap="square" tIns="91425">
                          <a:spAutoFit/>
                        </wps:bodyPr>
                      </wps:wsp>
                      <wps:wsp>
                        <wps:cNvSpPr txBox="1"/>
                        <wps:cNvPr id="110" name="Shape 110"/>
                        <wps:spPr>
                          <a:xfrm>
                            <a:off x="4357850" y="5834600"/>
                            <a:ext cx="4004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Conceptualist </w:t>
                              </w:r>
                            </w:p>
                          </w:txbxContent>
                        </wps:txbx>
                        <wps:bodyPr anchorCtr="0" anchor="t" bIns="91425" lIns="91425" spcFirstLastPara="1" rIns="91425" wrap="square" tIns="91425">
                          <a:spAutoFit/>
                        </wps:bodyPr>
                      </wps:wsp>
                      <wps:wsp>
                        <wps:cNvSpPr txBox="1"/>
                        <wps:cNvPr id="111" name="Shape 111"/>
                        <wps:spPr>
                          <a:xfrm>
                            <a:off x="6763675" y="5834600"/>
                            <a:ext cx="3880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Startups</w:t>
                              </w:r>
                            </w:p>
                          </w:txbxContent>
                        </wps:txbx>
                        <wps:bodyPr anchorCtr="0" anchor="t" bIns="91425" lIns="91425" spcFirstLastPara="1" rIns="91425" wrap="square" tIns="91425">
                          <a:sp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704850</wp:posOffset>
                </wp:positionH>
                <wp:positionV relativeFrom="paragraph">
                  <wp:posOffset>147970</wp:posOffset>
                </wp:positionV>
                <wp:extent cx="8640445" cy="4464797"/>
                <wp:effectExtent b="0" l="0" r="0" t="0"/>
                <wp:wrapNone/>
                <wp:docPr id="286" name="image61.png"/>
                <a:graphic>
                  <a:graphicData uri="http://schemas.openxmlformats.org/drawingml/2006/picture">
                    <pic:pic>
                      <pic:nvPicPr>
                        <pic:cNvPr id="0" name="image61.png"/>
                        <pic:cNvPicPr preferRelativeResize="0"/>
                      </pic:nvPicPr>
                      <pic:blipFill>
                        <a:blip r:embed="rId81"/>
                        <a:srcRect/>
                        <a:stretch>
                          <a:fillRect/>
                        </a:stretch>
                      </pic:blipFill>
                      <pic:spPr>
                        <a:xfrm>
                          <a:off x="0" y="0"/>
                          <a:ext cx="8640445" cy="4464797"/>
                        </a:xfrm>
                        <a:prstGeom prst="rect"/>
                        <a:ln/>
                      </pic:spPr>
                    </pic:pic>
                  </a:graphicData>
                </a:graphic>
              </wp:anchor>
            </w:drawing>
          </mc:Fallback>
        </mc:AlternateContent>
      </w:r>
    </w:p>
    <w:p w:rsidR="00000000" w:rsidDel="00000000" w:rsidP="00000000" w:rsidRDefault="00000000" w:rsidRPr="00000000" w14:paraId="0000013B">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3C">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3D">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3E">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3F">
      <w:pPr>
        <w:spacing w:before="1" w:lineRule="auto"/>
        <w:ind w:left="192" w:firstLine="0"/>
        <w:rPr>
          <w:color w:val="221f1f"/>
        </w:rPr>
      </w:pPr>
      <w:r w:rsidDel="00000000" w:rsidR="00000000" w:rsidRPr="00000000">
        <w:rPr>
          <w:rtl w:val="0"/>
        </w:rPr>
      </w:r>
    </w:p>
    <w:p w:rsidR="00000000" w:rsidDel="00000000" w:rsidP="00000000" w:rsidRDefault="00000000" w:rsidRPr="00000000" w14:paraId="00000140">
      <w:pPr>
        <w:spacing w:before="1" w:lineRule="auto"/>
        <w:ind w:left="192" w:firstLine="0"/>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spacing w:before="182" w:lineRule="auto"/>
        <w:ind w:left="3439" w:right="1545" w:firstLine="0"/>
        <w:jc w:val="center"/>
        <w:rPr>
          <w:b w:val="1"/>
        </w:rPr>
        <w:sectPr>
          <w:headerReference r:id="rId82" w:type="default"/>
          <w:type w:val="nextPage"/>
          <w:pgSz w:h="11920" w:w="15890" w:orient="landscape"/>
          <w:pgMar w:bottom="280" w:top="1420" w:left="940" w:right="1020" w:header="1115" w:footer="0"/>
        </w:sectPr>
      </w:pPr>
      <w:r w:rsidDel="00000000" w:rsidR="00000000" w:rsidRPr="00000000">
        <w:rPr>
          <w:b w:val="1"/>
          <w:color w:val="221f1f"/>
          <w:rtl w:val="0"/>
        </w:rPr>
        <w:t xml:space="preserve">Equipment</w:t>
      </w:r>
      <w:r w:rsidDel="00000000" w:rsidR="00000000" w:rsidRPr="00000000">
        <w:rPr>
          <w:rtl w:val="0"/>
        </w:rPr>
      </w:r>
    </w:p>
    <w:p w:rsidR="00000000" w:rsidDel="00000000" w:rsidP="00000000" w:rsidRDefault="00000000" w:rsidRPr="00000000" w14:paraId="0000014A">
      <w:pPr>
        <w:spacing w:before="20" w:line="388" w:lineRule="auto"/>
        <w:ind w:left="200" w:firstLine="0"/>
        <w:rPr>
          <w:b w:val="1"/>
          <w:sz w:val="32"/>
          <w:szCs w:val="32"/>
        </w:rPr>
      </w:pPr>
      <w:r w:rsidDel="00000000" w:rsidR="00000000" w:rsidRPr="00000000">
        <w:rPr>
          <w:b w:val="1"/>
          <w:color w:val="221f1f"/>
          <w:sz w:val="32"/>
          <w:szCs w:val="32"/>
          <w:rtl w:val="0"/>
        </w:rPr>
        <w:t xml:space="preserve">STAKEHOLDER PRIORITY MAPPING MATRIX</w:t>
      </w:r>
      <w:r w:rsidDel="00000000" w:rsidR="00000000" w:rsidRPr="00000000">
        <w:rPr>
          <w:rtl w:val="0"/>
        </w:rPr>
      </w:r>
    </w:p>
    <w:p w:rsidR="00000000" w:rsidDel="00000000" w:rsidP="00000000" w:rsidRDefault="00000000" w:rsidRPr="00000000" w14:paraId="0000014B">
      <w:pPr>
        <w:spacing w:line="291" w:lineRule="auto"/>
        <w:ind w:left="192" w:firstLine="0"/>
        <w:rPr/>
      </w:pPr>
      <w:r w:rsidDel="00000000" w:rsidR="00000000" w:rsidRPr="00000000">
        <w:rPr>
          <w:color w:val="221f1f"/>
          <w:rtl w:val="0"/>
        </w:rPr>
        <w:t xml:space="preserve">(Develop engagement Strategies)</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48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4D">
      <w:pPr>
        <w:ind w:left="1644" w:right="1545" w:firstLine="0"/>
        <w:jc w:val="center"/>
        <w:rPr>
          <w:b w:val="1"/>
          <w:sz w:val="34"/>
          <w:szCs w:val="34"/>
        </w:rPr>
      </w:pPr>
      <w:r w:rsidDel="00000000" w:rsidR="00000000" w:rsidRPr="00000000">
        <w:rPr>
          <w:b w:val="1"/>
          <w:color w:val="221f1f"/>
          <w:sz w:val="34"/>
          <w:szCs w:val="34"/>
          <w:rtl w:val="0"/>
        </w:rPr>
        <w:t xml:space="preserve">High Interest</w:t>
      </w:r>
      <w:r w:rsidDel="00000000" w:rsidR="00000000" w:rsidRPr="00000000">
        <w:rPr>
          <w:rtl w:val="0"/>
        </w:rPr>
      </w:r>
    </w:p>
    <w:p w:rsidR="00000000" w:rsidDel="00000000" w:rsidP="00000000" w:rsidRDefault="00000000" w:rsidRPr="00000000" w14:paraId="0000014E">
      <w:pPr>
        <w:tabs>
          <w:tab w:val="left" w:leader="none" w:pos="6519"/>
        </w:tabs>
        <w:spacing w:before="75" w:lineRule="auto"/>
        <w:ind w:right="1545"/>
        <w:jc w:val="center"/>
        <w:rPr>
          <w:b w:val="1"/>
          <w:sz w:val="34"/>
          <w:szCs w:val="34"/>
        </w:rPr>
      </w:pPr>
      <w:r w:rsidDel="00000000" w:rsidR="00000000" w:rsidRPr="00000000">
        <w:rPr>
          <w:b w:val="1"/>
          <w:color w:val="221f1f"/>
          <w:sz w:val="34"/>
          <w:szCs w:val="34"/>
          <w:rtl w:val="0"/>
        </w:rPr>
        <w:t xml:space="preserve">High Interest/Low Influence</w:t>
        <w:tab/>
        <w:t xml:space="preserve">High Interest/High Influence</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200025</wp:posOffset>
                </wp:positionH>
                <wp:positionV relativeFrom="paragraph">
                  <wp:posOffset>36872</wp:posOffset>
                </wp:positionV>
                <wp:extent cx="8652510" cy="4854262"/>
                <wp:effectExtent b="0" l="0" r="0" t="0"/>
                <wp:wrapNone/>
                <wp:docPr id="318" name=""/>
                <a:graphic>
                  <a:graphicData uri="http://schemas.microsoft.com/office/word/2010/wordprocessingGroup">
                    <wpg:wgp>
                      <wpg:cNvGrpSpPr/>
                      <wpg:grpSpPr>
                        <a:xfrm>
                          <a:off x="1019725" y="1072975"/>
                          <a:ext cx="8652510" cy="4854262"/>
                          <a:chOff x="1019725" y="1072975"/>
                          <a:chExt cx="9672275" cy="5412775"/>
                        </a:xfrm>
                      </wpg:grpSpPr>
                      <wpg:grpSp>
                        <wpg:cNvGrpSpPr/>
                        <wpg:grpSpPr>
                          <a:xfrm>
                            <a:off x="1019745" y="1073630"/>
                            <a:ext cx="8652510" cy="5405755"/>
                            <a:chOff x="1134" y="-97"/>
                            <a:chExt cx="13626" cy="8513"/>
                          </a:xfrm>
                        </wpg:grpSpPr>
                        <wps:wsp>
                          <wps:cNvSpPr/>
                          <wps:cNvPr id="3" name="Shape 3"/>
                          <wps:spPr>
                            <a:xfrm>
                              <a:off x="1134" y="-97"/>
                              <a:ext cx="13625" cy="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1134" y="-88"/>
                              <a:ext cx="13626" cy="8504"/>
                            </a:xfrm>
                            <a:custGeom>
                              <a:rect b="b" l="l" r="r" t="t"/>
                              <a:pathLst>
                                <a:path extrusionOk="0" h="8504" w="13626">
                                  <a:moveTo>
                                    <a:pt x="0" y="0"/>
                                  </a:moveTo>
                                  <a:lnTo>
                                    <a:pt x="577" y="0"/>
                                  </a:lnTo>
                                  <a:moveTo>
                                    <a:pt x="10" y="567"/>
                                  </a:moveTo>
                                  <a:lnTo>
                                    <a:pt x="10" y="10"/>
                                  </a:lnTo>
                                  <a:moveTo>
                                    <a:pt x="577" y="0"/>
                                  </a:moveTo>
                                  <a:lnTo>
                                    <a:pt x="6530" y="0"/>
                                  </a:lnTo>
                                  <a:moveTo>
                                    <a:pt x="6530" y="0"/>
                                  </a:moveTo>
                                  <a:lnTo>
                                    <a:pt x="7096" y="0"/>
                                  </a:lnTo>
                                  <a:moveTo>
                                    <a:pt x="7096" y="0"/>
                                  </a:moveTo>
                                  <a:lnTo>
                                    <a:pt x="13049" y="0"/>
                                  </a:lnTo>
                                  <a:moveTo>
                                    <a:pt x="13049" y="0"/>
                                  </a:moveTo>
                                  <a:lnTo>
                                    <a:pt x="13626" y="0"/>
                                  </a:lnTo>
                                  <a:moveTo>
                                    <a:pt x="13616" y="567"/>
                                  </a:moveTo>
                                  <a:lnTo>
                                    <a:pt x="13616" y="10"/>
                                  </a:lnTo>
                                  <a:moveTo>
                                    <a:pt x="10" y="3968"/>
                                  </a:moveTo>
                                  <a:lnTo>
                                    <a:pt x="10" y="567"/>
                                  </a:lnTo>
                                  <a:moveTo>
                                    <a:pt x="10" y="4535"/>
                                  </a:moveTo>
                                  <a:lnTo>
                                    <a:pt x="10" y="3968"/>
                                  </a:lnTo>
                                  <a:moveTo>
                                    <a:pt x="10" y="7937"/>
                                  </a:moveTo>
                                  <a:lnTo>
                                    <a:pt x="10" y="4535"/>
                                  </a:lnTo>
                                  <a:moveTo>
                                    <a:pt x="13616" y="3968"/>
                                  </a:moveTo>
                                  <a:lnTo>
                                    <a:pt x="13616" y="567"/>
                                  </a:lnTo>
                                  <a:moveTo>
                                    <a:pt x="13616" y="4535"/>
                                  </a:moveTo>
                                  <a:lnTo>
                                    <a:pt x="13616" y="3968"/>
                                  </a:lnTo>
                                  <a:moveTo>
                                    <a:pt x="13616" y="7937"/>
                                  </a:moveTo>
                                  <a:lnTo>
                                    <a:pt x="13616" y="4535"/>
                                  </a:lnTo>
                                  <a:moveTo>
                                    <a:pt x="10" y="8494"/>
                                  </a:moveTo>
                                  <a:lnTo>
                                    <a:pt x="10" y="7937"/>
                                  </a:lnTo>
                                  <a:moveTo>
                                    <a:pt x="13616" y="8494"/>
                                  </a:moveTo>
                                  <a:lnTo>
                                    <a:pt x="13616" y="7937"/>
                                  </a:lnTo>
                                  <a:moveTo>
                                    <a:pt x="0" y="8504"/>
                                  </a:moveTo>
                                  <a:lnTo>
                                    <a:pt x="577" y="8504"/>
                                  </a:lnTo>
                                  <a:moveTo>
                                    <a:pt x="577" y="8504"/>
                                  </a:moveTo>
                                  <a:lnTo>
                                    <a:pt x="6530" y="8504"/>
                                  </a:lnTo>
                                  <a:moveTo>
                                    <a:pt x="6530" y="8504"/>
                                  </a:moveTo>
                                  <a:lnTo>
                                    <a:pt x="7096" y="8504"/>
                                  </a:lnTo>
                                  <a:moveTo>
                                    <a:pt x="7096" y="8504"/>
                                  </a:moveTo>
                                  <a:lnTo>
                                    <a:pt x="13049" y="8504"/>
                                  </a:lnTo>
                                  <a:moveTo>
                                    <a:pt x="13049" y="8504"/>
                                  </a:moveTo>
                                  <a:lnTo>
                                    <a:pt x="13626" y="8504"/>
                                  </a:lnTo>
                                </a:path>
                              </a:pathLst>
                            </a:custGeom>
                            <a:noFill/>
                            <a:ln cap="flat" cmpd="sng" w="12700">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CnPr/>
                          <wps:spPr>
                            <a:xfrm>
                              <a:off x="1819" y="4263"/>
                              <a:ext cx="12245" cy="0"/>
                            </a:xfrm>
                            <a:prstGeom prst="straightConnector1">
                              <a:avLst/>
                            </a:prstGeom>
                            <a:noFill/>
                            <a:ln cap="flat" cmpd="sng" w="38100">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212" name="Shape 212"/>
                          <wps:spPr>
                            <a:xfrm>
                              <a:off x="1761" y="4106"/>
                              <a:ext cx="12350" cy="310"/>
                            </a:xfrm>
                            <a:custGeom>
                              <a:rect b="b" l="l" r="r" t="t"/>
                              <a:pathLst>
                                <a:path extrusionOk="0" h="310" w="12350">
                                  <a:moveTo>
                                    <a:pt x="310" y="0"/>
                                  </a:moveTo>
                                  <a:lnTo>
                                    <a:pt x="0" y="155"/>
                                  </a:lnTo>
                                  <a:lnTo>
                                    <a:pt x="310" y="310"/>
                                  </a:lnTo>
                                  <a:lnTo>
                                    <a:pt x="310" y="0"/>
                                  </a:lnTo>
                                  <a:close/>
                                  <a:moveTo>
                                    <a:pt x="12040" y="0"/>
                                  </a:moveTo>
                                  <a:lnTo>
                                    <a:pt x="12040" y="310"/>
                                  </a:lnTo>
                                  <a:lnTo>
                                    <a:pt x="12350" y="155"/>
                                  </a:lnTo>
                                  <a:lnTo>
                                    <a:pt x="12040" y="0"/>
                                  </a:lnTo>
                                  <a:close/>
                                </a:path>
                              </a:pathLst>
                            </a:custGeom>
                            <a:solidFill>
                              <a:srgbClr val="221F1F"/>
                            </a:solidFill>
                            <a:ln>
                              <a:noFill/>
                            </a:ln>
                          </wps:spPr>
                          <wps:bodyPr anchorCtr="0" anchor="ctr" bIns="91425" lIns="91425" spcFirstLastPara="1" rIns="91425" wrap="square" tIns="91425">
                            <a:noAutofit/>
                          </wps:bodyPr>
                        </wps:wsp>
                        <wps:wsp>
                          <wps:cNvCnPr/>
                          <wps:spPr>
                            <a:xfrm>
                              <a:off x="7937" y="739"/>
                              <a:ext cx="0" cy="7057"/>
                            </a:xfrm>
                            <a:prstGeom prst="straightConnector1">
                              <a:avLst/>
                            </a:prstGeom>
                            <a:noFill/>
                            <a:ln cap="flat" cmpd="sng" w="38100">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214" name="Shape 214"/>
                          <wps:spPr>
                            <a:xfrm>
                              <a:off x="7781" y="585"/>
                              <a:ext cx="310" cy="7290"/>
                            </a:xfrm>
                            <a:custGeom>
                              <a:rect b="b" l="l" r="r" t="t"/>
                              <a:pathLst>
                                <a:path extrusionOk="0" h="7290" w="310">
                                  <a:moveTo>
                                    <a:pt x="310" y="6980"/>
                                  </a:moveTo>
                                  <a:lnTo>
                                    <a:pt x="0" y="6980"/>
                                  </a:lnTo>
                                  <a:lnTo>
                                    <a:pt x="155" y="7290"/>
                                  </a:lnTo>
                                  <a:lnTo>
                                    <a:pt x="310" y="6980"/>
                                  </a:lnTo>
                                  <a:close/>
                                  <a:moveTo>
                                    <a:pt x="155" y="0"/>
                                  </a:moveTo>
                                  <a:lnTo>
                                    <a:pt x="0" y="310"/>
                                  </a:lnTo>
                                  <a:lnTo>
                                    <a:pt x="310" y="310"/>
                                  </a:lnTo>
                                  <a:lnTo>
                                    <a:pt x="155" y="0"/>
                                  </a:lnTo>
                                  <a:close/>
                                </a:path>
                              </a:pathLst>
                            </a:custGeom>
                            <a:solidFill>
                              <a:srgbClr val="221F1F"/>
                            </a:solidFill>
                            <a:ln>
                              <a:noFill/>
                            </a:ln>
                          </wps:spPr>
                          <wps:bodyPr anchorCtr="0" anchor="ctr" bIns="91425" lIns="91425" spcFirstLastPara="1" rIns="91425" wrap="square" tIns="91425">
                            <a:noAutofit/>
                          </wps:bodyPr>
                        </wps:wsp>
                      </wpg:grpSp>
                      <wps:wsp>
                        <wps:cNvSpPr txBox="1"/>
                        <wps:cNvPr id="215" name="Shape 215"/>
                        <wps:spPr>
                          <a:xfrm>
                            <a:off x="1598350" y="2198400"/>
                            <a:ext cx="7855200" cy="6156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Conceptualist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Small scale business </w:t>
                              </w:r>
                            </w:p>
                          </w:txbxContent>
                        </wps:txbx>
                        <wps:bodyPr anchorCtr="0" anchor="t" bIns="91425" lIns="91425" spcFirstLastPara="1" rIns="91425" wrap="square" tIns="91425">
                          <a:spAutoFit/>
                        </wps:bodyPr>
                      </wps:wsp>
                      <wps:wsp>
                        <wps:cNvSpPr txBox="1"/>
                        <wps:cNvPr id="216" name="Shape 216"/>
                        <wps:spPr>
                          <a:xfrm>
                            <a:off x="5744100" y="2198400"/>
                            <a:ext cx="4947900" cy="6156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Venture Capitalist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High scale business</w:t>
                              </w:r>
                            </w:p>
                          </w:txbxContent>
                        </wps:txbx>
                        <wps:bodyPr anchorCtr="0" anchor="t" bIns="91425" lIns="91425" spcFirstLastPara="1" rIns="91425" wrap="square" tIns="91425">
                          <a:spAutoFit/>
                        </wps:bodyPr>
                      </wps:wsp>
                      <wps:wsp>
                        <wps:cNvSpPr txBox="1"/>
                        <wps:cNvPr id="217" name="Shape 217"/>
                        <wps:spPr>
                          <a:xfrm>
                            <a:off x="1721075" y="4625925"/>
                            <a:ext cx="7855200" cy="8313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Customers who use Shopping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baseline"/>
                                </w:rPr>
                                <w:t xml:space="preserve">ebsites.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Government Bodies</w:t>
                              </w:r>
                            </w:p>
                          </w:txbxContent>
                        </wps:txbx>
                        <wps:bodyPr anchorCtr="0" anchor="t" bIns="91425" lIns="91425" spcFirstLastPara="1" rIns="91425" wrap="square" tIns="91425">
                          <a:spAutoFit/>
                        </wps:bodyPr>
                      </wps:wsp>
                      <wps:wsp>
                        <wps:cNvSpPr txBox="1"/>
                        <wps:cNvPr id="218" name="Shape 218"/>
                        <wps:spPr>
                          <a:xfrm>
                            <a:off x="5778300" y="4775925"/>
                            <a:ext cx="4879500" cy="4002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Insurance Providers.</w:t>
                              </w:r>
                            </w:p>
                          </w:txbxContent>
                        </wps:txbx>
                        <wps:bodyPr anchorCtr="0" anchor="t" bIns="91425" lIns="91425" spcFirstLastPara="1" rIns="91425" wrap="square" tIns="91425">
                          <a:sp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200025</wp:posOffset>
                </wp:positionH>
                <wp:positionV relativeFrom="paragraph">
                  <wp:posOffset>36872</wp:posOffset>
                </wp:positionV>
                <wp:extent cx="8652510" cy="4854262"/>
                <wp:effectExtent b="0" l="0" r="0" t="0"/>
                <wp:wrapNone/>
                <wp:docPr id="318" name="image114.png"/>
                <a:graphic>
                  <a:graphicData uri="http://schemas.openxmlformats.org/drawingml/2006/picture">
                    <pic:pic>
                      <pic:nvPicPr>
                        <pic:cNvPr id="0" name="image114.png"/>
                        <pic:cNvPicPr preferRelativeResize="0"/>
                      </pic:nvPicPr>
                      <pic:blipFill>
                        <a:blip r:embed="rId83"/>
                        <a:srcRect/>
                        <a:stretch>
                          <a:fillRect/>
                        </a:stretch>
                      </pic:blipFill>
                      <pic:spPr>
                        <a:xfrm>
                          <a:off x="0" y="0"/>
                          <a:ext cx="8652510" cy="4854262"/>
                        </a:xfrm>
                        <a:prstGeom prst="rect"/>
                        <a:ln/>
                      </pic:spPr>
                    </pic:pic>
                  </a:graphicData>
                </a:graphic>
              </wp:anchor>
            </w:drawing>
          </mc:Fallback>
        </mc:AlternateContent>
      </w:r>
    </w:p>
    <w:p w:rsidR="00000000" w:rsidDel="00000000" w:rsidP="00000000" w:rsidRDefault="00000000" w:rsidRPr="00000000" w14:paraId="00000150">
      <w:pPr>
        <w:pStyle w:val="Heading2"/>
        <w:tabs>
          <w:tab w:val="left" w:leader="none" w:pos="6000"/>
        </w:tabs>
        <w:spacing w:before="32" w:lineRule="auto"/>
        <w:ind w:right="248"/>
        <w:rPr/>
      </w:pPr>
      <w:r w:rsidDel="00000000" w:rsidR="00000000" w:rsidRPr="00000000">
        <w:rPr>
          <w:color w:val="ec1c23"/>
          <w:rtl w:val="0"/>
        </w:rPr>
        <w:t xml:space="preserve">KEEP SATISFIED</w:t>
        <w:tab/>
      </w:r>
      <w:r w:rsidDel="00000000" w:rsidR="00000000" w:rsidRPr="00000000">
        <w:rPr>
          <w:color w:val="ec1c23"/>
          <w:rtl w:val="0"/>
        </w:rPr>
        <w:t xml:space="preserve">ENGAGECLOSELY</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tabs>
          <w:tab w:val="left" w:leader="none" w:pos="7372"/>
        </w:tabs>
        <w:spacing w:before="208" w:lineRule="auto"/>
        <w:ind w:left="850" w:firstLine="0"/>
        <w:rPr>
          <w:b w:val="1"/>
          <w:sz w:val="34"/>
          <w:szCs w:val="34"/>
        </w:rPr>
      </w:pPr>
      <w:r w:rsidDel="00000000" w:rsidR="00000000" w:rsidRPr="00000000">
        <w:rPr>
          <w:b w:val="1"/>
          <w:color w:val="221f1f"/>
          <w:sz w:val="34"/>
          <w:szCs w:val="34"/>
          <w:rtl w:val="0"/>
        </w:rPr>
        <w:t xml:space="preserve">Low Interest/Low Influence</w:t>
        <w:tab/>
        <w:t xml:space="preserve">Low Interest/High Influence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8432800</wp:posOffset>
                </wp:positionH>
                <wp:positionV relativeFrom="paragraph">
                  <wp:posOffset>-711199</wp:posOffset>
                </wp:positionV>
                <wp:extent cx="251460" cy="1316355"/>
                <wp:effectExtent b="0" l="0" r="0" t="0"/>
                <wp:wrapNone/>
                <wp:docPr id="271" name=""/>
                <a:graphic>
                  <a:graphicData uri="http://schemas.microsoft.com/office/word/2010/wordprocessingShape">
                    <wps:wsp>
                      <wps:cNvSpPr/>
                      <wps:cNvPr id="46" name="Shape 46"/>
                      <wps:spPr>
                        <a:xfrm rot="5400000">
                          <a:off x="4692586" y="3659032"/>
                          <a:ext cx="1306830" cy="241935"/>
                        </a:xfrm>
                        <a:prstGeom prst="rect">
                          <a:avLst/>
                        </a:prstGeom>
                        <a:noFill/>
                        <a:ln>
                          <a:noFill/>
                        </a:ln>
                      </wps:spPr>
                      <wps:txbx>
                        <w:txbxContent>
                          <w:p w:rsidR="00000000" w:rsidDel="00000000" w:rsidP="00000000" w:rsidRDefault="00000000" w:rsidRPr="00000000">
                            <w:pPr>
                              <w:spacing w:after="0" w:before="0" w:line="367.00000762939453"/>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4"/>
                                <w:vertAlign w:val="baseline"/>
                              </w:rPr>
                              <w:t xml:space="preserve">High Influence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8432800</wp:posOffset>
                </wp:positionH>
                <wp:positionV relativeFrom="paragraph">
                  <wp:posOffset>-711199</wp:posOffset>
                </wp:positionV>
                <wp:extent cx="251460" cy="1316355"/>
                <wp:effectExtent b="0" l="0" r="0" t="0"/>
                <wp:wrapNone/>
                <wp:docPr id="271" name="image43.png"/>
                <a:graphic>
                  <a:graphicData uri="http://schemas.openxmlformats.org/drawingml/2006/picture">
                    <pic:pic>
                      <pic:nvPicPr>
                        <pic:cNvPr id="0" name="image43.png"/>
                        <pic:cNvPicPr preferRelativeResize="0"/>
                      </pic:nvPicPr>
                      <pic:blipFill>
                        <a:blip r:embed="rId84"/>
                        <a:srcRect/>
                        <a:stretch>
                          <a:fillRect/>
                        </a:stretch>
                      </pic:blipFill>
                      <pic:spPr>
                        <a:xfrm>
                          <a:off x="0" y="0"/>
                          <a:ext cx="251460" cy="1316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-685799</wp:posOffset>
                </wp:positionV>
                <wp:extent cx="251460" cy="1275080"/>
                <wp:effectExtent b="0" l="0" r="0" t="0"/>
                <wp:wrapNone/>
                <wp:docPr id="277" name=""/>
                <a:graphic>
                  <a:graphicData uri="http://schemas.microsoft.com/office/word/2010/wordprocessingShape">
                    <wps:wsp>
                      <wps:cNvSpPr/>
                      <wps:cNvPr id="54" name="Shape 54"/>
                      <wps:spPr>
                        <a:xfrm rot="-5400000">
                          <a:off x="4713223" y="3659033"/>
                          <a:ext cx="1265555" cy="241935"/>
                        </a:xfrm>
                        <a:prstGeom prst="rect">
                          <a:avLst/>
                        </a:prstGeom>
                        <a:noFill/>
                        <a:ln>
                          <a:noFill/>
                        </a:ln>
                      </wps:spPr>
                      <wps:txbx>
                        <w:txbxContent>
                          <w:p w:rsidR="00000000" w:rsidDel="00000000" w:rsidP="00000000" w:rsidRDefault="00000000" w:rsidRPr="00000000">
                            <w:pPr>
                              <w:spacing w:after="0" w:before="0" w:line="367.00000762939453"/>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4"/>
                                <w:vertAlign w:val="baseline"/>
                              </w:rPr>
                              <w:t xml:space="preserve">Low Influence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-685799</wp:posOffset>
                </wp:positionV>
                <wp:extent cx="251460" cy="1275080"/>
                <wp:effectExtent b="0" l="0" r="0" t="0"/>
                <wp:wrapNone/>
                <wp:docPr id="277" name="image50.png"/>
                <a:graphic>
                  <a:graphicData uri="http://schemas.openxmlformats.org/drawingml/2006/picture">
                    <pic:pic>
                      <pic:nvPicPr>
                        <pic:cNvPr id="0" name="image50.png"/>
                        <pic:cNvPicPr preferRelativeResize="0"/>
                      </pic:nvPicPr>
                      <pic:blipFill>
                        <a:blip r:embed="rId85"/>
                        <a:srcRect/>
                        <a:stretch>
                          <a:fillRect/>
                        </a:stretch>
                      </pic:blipFill>
                      <pic:spPr>
                        <a:xfrm>
                          <a:off x="0" y="0"/>
                          <a:ext cx="251460" cy="1275080"/>
                        </a:xfrm>
                        <a:prstGeom prst="rect"/>
                        <a:ln/>
                      </pic:spPr>
                    </pic:pic>
                  </a:graphicData>
                </a:graphic>
              </wp:anchor>
            </w:drawing>
          </mc:Fallback>
        </mc:AlternateConten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86" w:type="default"/>
          <w:type w:val="nextPage"/>
          <w:pgSz w:h="11920" w:w="15890" w:orient="landscape"/>
          <w:pgMar w:bottom="280" w:top="960" w:left="940" w:right="1020" w:header="0" w:footer="0"/>
        </w:sectPr>
      </w:pPr>
      <w:r w:rsidDel="00000000" w:rsidR="00000000" w:rsidRPr="00000000">
        <w:rPr>
          <w:rtl w:val="0"/>
        </w:rPr>
      </w:r>
    </w:p>
    <w:p w:rsidR="00000000" w:rsidDel="00000000" w:rsidP="00000000" w:rsidRDefault="00000000" w:rsidRPr="00000000" w14:paraId="0000015A">
      <w:pPr>
        <w:pStyle w:val="Heading2"/>
        <w:spacing w:before="169" w:line="393" w:lineRule="auto"/>
        <w:ind w:left="2761" w:right="19" w:firstLine="0"/>
        <w:rPr/>
      </w:pPr>
      <w:r w:rsidDel="00000000" w:rsidR="00000000" w:rsidRPr="00000000">
        <w:rPr>
          <w:color w:val="ec1c23"/>
          <w:rtl w:val="0"/>
        </w:rPr>
        <w:t xml:space="preserve">MONITOR</w:t>
      </w:r>
      <w:r w:rsidDel="00000000" w:rsidR="00000000" w:rsidRPr="00000000">
        <w:rPr>
          <w:rtl w:val="0"/>
        </w:rPr>
      </w:r>
    </w:p>
    <w:p w:rsidR="00000000" w:rsidDel="00000000" w:rsidP="00000000" w:rsidRDefault="00000000" w:rsidRPr="00000000" w14:paraId="0000015B">
      <w:pPr>
        <w:spacing w:line="246.99999999999994" w:lineRule="auto"/>
        <w:ind w:left="2766" w:right="19" w:firstLine="0"/>
        <w:jc w:val="center"/>
        <w:rPr/>
      </w:pPr>
      <w:r w:rsidDel="00000000" w:rsidR="00000000" w:rsidRPr="00000000">
        <w:rPr>
          <w:color w:val="ec1c23"/>
          <w:sz w:val="22"/>
          <w:szCs w:val="22"/>
          <w:rtl w:val="0"/>
        </w:rPr>
        <w:t xml:space="preserve">(MINIMUM EFFORT)</w:t>
      </w:r>
      <w:r w:rsidDel="00000000" w:rsidR="00000000" w:rsidRPr="00000000">
        <w:rPr>
          <w:rtl w:val="0"/>
        </w:rPr>
      </w:r>
    </w:p>
    <w:p w:rsidR="00000000" w:rsidDel="00000000" w:rsidP="00000000" w:rsidRDefault="00000000" w:rsidRPr="00000000" w14:paraId="0000015C">
      <w:pPr>
        <w:pStyle w:val="Heading2"/>
        <w:spacing w:before="193" w:lineRule="auto"/>
        <w:ind w:left="0" w:right="2984" w:firstLine="0"/>
        <w:jc w:val="left"/>
        <w:rPr/>
        <w:sectPr>
          <w:type w:val="continuous"/>
          <w:pgSz w:h="11920" w:w="15890" w:orient="landscape"/>
          <w:pgMar w:bottom="280" w:top="1500" w:left="940" w:right="1020" w:header="720" w:footer="720"/>
          <w:cols w:equalWidth="0" w:num="2">
            <w:col w:space="1317" w:w="6306.5"/>
            <w:col w:space="0" w:w="6306.5"/>
          </w:cols>
        </w:sectPr>
      </w:pPr>
      <w:r w:rsidDel="00000000" w:rsidR="00000000" w:rsidRPr="00000000">
        <w:rPr>
          <w:color w:val="ec1c23"/>
          <w:rtl w:val="0"/>
        </w:rPr>
        <w:t xml:space="preserve">KEEP SATISFIED</w:t>
      </w:r>
      <w:r w:rsidDel="00000000" w:rsidR="00000000" w:rsidRPr="00000000">
        <w:rPr>
          <w:rtl w:val="0"/>
        </w:rPr>
      </w:r>
    </w:p>
    <w:p w:rsidR="00000000" w:rsidDel="00000000" w:rsidP="00000000" w:rsidRDefault="00000000" w:rsidRPr="00000000" w14:paraId="0000015D">
      <w:pPr>
        <w:spacing w:before="32" w:lineRule="auto"/>
        <w:ind w:left="1644" w:right="1545" w:firstLine="0"/>
        <w:jc w:val="center"/>
        <w:rPr>
          <w:b w:val="1"/>
          <w:sz w:val="34"/>
          <w:szCs w:val="34"/>
        </w:rPr>
        <w:sectPr>
          <w:type w:val="continuous"/>
          <w:pgSz w:h="11920" w:w="15890" w:orient="landscape"/>
          <w:pgMar w:bottom="280" w:top="1500" w:left="940" w:right="1020" w:header="720" w:footer="720"/>
        </w:sectPr>
      </w:pPr>
      <w:r w:rsidDel="00000000" w:rsidR="00000000" w:rsidRPr="00000000">
        <w:rPr>
          <w:b w:val="1"/>
          <w:color w:val="221f1f"/>
          <w:sz w:val="34"/>
          <w:szCs w:val="34"/>
          <w:rtl w:val="0"/>
        </w:rPr>
        <w:t xml:space="preserve">Low Interest</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13585.0" w:type="dxa"/>
        <w:jc w:val="left"/>
        <w:tblInd w:w="205.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717"/>
        <w:gridCol w:w="2717"/>
        <w:gridCol w:w="2717"/>
        <w:gridCol w:w="2717"/>
        <w:gridCol w:w="2717"/>
        <w:tblGridChange w:id="0">
          <w:tblGrid>
            <w:gridCol w:w="2717"/>
            <w:gridCol w:w="2717"/>
            <w:gridCol w:w="2717"/>
            <w:gridCol w:w="2717"/>
            <w:gridCol w:w="2717"/>
          </w:tblGrid>
        </w:tblGridChange>
      </w:tblGrid>
      <w:tr>
        <w:trPr>
          <w:cantSplit w:val="0"/>
          <w:trHeight w:val="1487" w:hRule="atLeast"/>
          <w:tblHeader w:val="0"/>
        </w:trPr>
        <w:tc>
          <w:tcPr>
            <w:tcBorders>
              <w:bottom w:color="221f1f" w:space="0" w:sz="6" w:val="single"/>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653"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21f1f"/>
                <w:sz w:val="20"/>
                <w:szCs w:val="20"/>
                <w:u w:val="none"/>
                <w:shd w:fill="auto" w:val="clear"/>
                <w:vertAlign w:val="baseline"/>
                <w:rtl w:val="0"/>
              </w:rPr>
              <w:t xml:space="preserve">Key Stakeholders</w:t>
            </w:r>
            <w:r w:rsidDel="00000000" w:rsidR="00000000" w:rsidRPr="00000000">
              <w:rPr>
                <w:rtl w:val="0"/>
              </w:rPr>
            </w:r>
          </w:p>
        </w:tc>
        <w:tc>
          <w:tcPr>
            <w:tcBorders>
              <w:bottom w:color="221f1f" w:space="0" w:sz="6"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806"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21f1f"/>
                <w:sz w:val="20"/>
                <w:szCs w:val="20"/>
                <w:u w:val="none"/>
                <w:shd w:fill="auto" w:val="clear"/>
                <w:vertAlign w:val="baseline"/>
                <w:rtl w:val="0"/>
              </w:rPr>
              <w:t xml:space="preserve">Relationships</w:t>
            </w:r>
            <w:r w:rsidDel="00000000" w:rsidR="00000000" w:rsidRPr="00000000">
              <w:rPr>
                <w:rtl w:val="0"/>
              </w:rPr>
            </w:r>
          </w:p>
        </w:tc>
        <w:tc>
          <w:tcPr>
            <w:tcBorders>
              <w:bottom w:color="221f1f" w:space="0" w:sz="6" w:val="single"/>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653" w:right="82" w:hanging="562"/>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color w:val="221f1f"/>
                <w:sz w:val="20"/>
                <w:szCs w:val="20"/>
                <w:rtl w:val="0"/>
              </w:rPr>
              <w:t xml:space="preserve">Stakeholders</w:t>
            </w:r>
            <w:r w:rsidDel="00000000" w:rsidR="00000000" w:rsidRPr="00000000">
              <w:rPr>
                <w:rFonts w:ascii="Calibri" w:cs="Calibri" w:eastAsia="Calibri" w:hAnsi="Calibri"/>
                <w:b w:val="1"/>
                <w:i w:val="0"/>
                <w:smallCaps w:val="0"/>
                <w:strike w:val="0"/>
                <w:color w:val="221f1f"/>
                <w:sz w:val="20"/>
                <w:szCs w:val="20"/>
                <w:u w:val="none"/>
                <w:shd w:fill="auto" w:val="clear"/>
                <w:vertAlign w:val="baseline"/>
                <w:rtl w:val="0"/>
              </w:rPr>
              <w:t xml:space="preserve"> Interest(s)in the Design Challenge</w:t>
            </w:r>
            <w:r w:rsidDel="00000000" w:rsidR="00000000" w:rsidRPr="00000000">
              <w:rPr>
                <w:rtl w:val="0"/>
              </w:rPr>
            </w:r>
          </w:p>
        </w:tc>
        <w:tc>
          <w:tcPr>
            <w:tcBorders>
              <w:bottom w:color="221f1f" w:space="0" w:sz="6" w:val="single"/>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562"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21f1f"/>
                <w:sz w:val="20"/>
                <w:szCs w:val="20"/>
                <w:u w:val="none"/>
                <w:shd w:fill="auto" w:val="clear"/>
                <w:vertAlign w:val="baseline"/>
                <w:rtl w:val="0"/>
              </w:rPr>
              <w:t xml:space="preserve">Impact Assessment</w:t>
            </w:r>
            <w:r w:rsidDel="00000000" w:rsidR="00000000" w:rsidRPr="00000000">
              <w:rPr>
                <w:rtl w:val="0"/>
              </w:rPr>
            </w:r>
          </w:p>
        </w:tc>
        <w:tc>
          <w:tcPr>
            <w:tcBorders>
              <w:bottom w:color="221f1f" w:space="0" w:sz="6" w:val="single"/>
            </w:tcBorders>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639" w:right="112" w:hanging="476"/>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21f1f"/>
                <w:sz w:val="20"/>
                <w:szCs w:val="20"/>
                <w:u w:val="none"/>
                <w:shd w:fill="auto" w:val="clear"/>
                <w:vertAlign w:val="baseline"/>
                <w:rtl w:val="0"/>
              </w:rPr>
              <w:t xml:space="preserve">Strategies to Gain Support or Reduce Obstacles</w:t>
            </w:r>
            <w:r w:rsidDel="00000000" w:rsidR="00000000" w:rsidRPr="00000000">
              <w:rPr>
                <w:rtl w:val="0"/>
              </w:rPr>
            </w:r>
          </w:p>
        </w:tc>
      </w:tr>
      <w:tr>
        <w:trPr>
          <w:cantSplit w:val="0"/>
          <w:trHeight w:val="669" w:hRule="atLeast"/>
          <w:tblHeader w:val="0"/>
        </w:trPr>
        <w:tc>
          <w:tcPr>
            <w:tcBorders>
              <w:top w:color="221f1f" w:space="0" w:sz="6" w:val="single"/>
            </w:tcBorders>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venture capitalist</w:t>
            </w:r>
            <w:r w:rsidDel="00000000" w:rsidR="00000000" w:rsidRPr="00000000">
              <w:rPr>
                <w:rtl w:val="0"/>
              </w:rPr>
            </w:r>
          </w:p>
        </w:tc>
        <w:tc>
          <w:tcPr>
            <w:tcBorders>
              <w:top w:color="221f1f" w:space="0" w:sz="6" w:val="single"/>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shd w:fill="f7f7f8" w:val="clear"/>
                <w:rtl w:val="0"/>
              </w:rPr>
              <w:t xml:space="preserve">A venture capitalist provides financial capital to early-stage, high-potential startups and companies</w:t>
            </w:r>
            <w:r w:rsidDel="00000000" w:rsidR="00000000" w:rsidRPr="00000000">
              <w:rPr>
                <w:rtl w:val="0"/>
              </w:rPr>
            </w:r>
          </w:p>
        </w:tc>
        <w:tc>
          <w:tcPr>
            <w:tcBorders>
              <w:top w:color="221f1f" w:space="0" w:sz="6"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good user interface to understand the conceptualists ideas better</w:t>
            </w:r>
            <w:r w:rsidDel="00000000" w:rsidR="00000000" w:rsidRPr="00000000">
              <w:rPr>
                <w:rtl w:val="0"/>
              </w:rPr>
            </w:r>
          </w:p>
        </w:tc>
        <w:tc>
          <w:tcPr>
            <w:tcBorders>
              <w:top w:color="221f1f" w:space="0" w:sz="6"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evaluating the social, environmental, and economical consequences </w:t>
            </w:r>
            <w:r w:rsidDel="00000000" w:rsidR="00000000" w:rsidRPr="00000000">
              <w:rPr>
                <w:rtl w:val="0"/>
              </w:rPr>
            </w:r>
          </w:p>
        </w:tc>
        <w:tc>
          <w:tcPr>
            <w:tcBorders>
              <w:top w:color="221f1f" w:space="0" w:sz="6" w:val="single"/>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venture capitalist look for promising opportunities with potential for high returns</w:t>
            </w: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conceptualist</w:t>
            </w:r>
            <w:r w:rsidDel="00000000" w:rsidR="00000000" w:rsidRPr="00000000">
              <w:rPr>
                <w:rtl w:val="0"/>
              </w:rPr>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A conceptualist is someone with a new business idea waiting for a investor</w:t>
            </w:r>
            <w:r w:rsidDel="00000000" w:rsidR="00000000" w:rsidRPr="00000000">
              <w:rPr>
                <w:rtl w:val="0"/>
              </w:rPr>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creative thinking, abstract problem solving, exploring innovative ideas to ideas</w:t>
            </w:r>
            <w:r w:rsidDel="00000000" w:rsidR="00000000" w:rsidRPr="00000000">
              <w:rPr>
                <w:rtl w:val="0"/>
              </w:rPr>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artistic, creative, cultural, philosophical contributions</w:t>
            </w:r>
            <w:r w:rsidDel="00000000" w:rsidR="00000000" w:rsidRPr="00000000">
              <w:rPr>
                <w:rtl w:val="0"/>
              </w:rPr>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color w:val="374151"/>
                <w:shd w:fill="f7f7f8" w:val="clear"/>
                <w:rtl w:val="0"/>
              </w:rPr>
              <w:t xml:space="preserve">Gaining support from conceptualists, whether for artistic or intellectual endeavors, can be a rewarding process. Conceptualists often value innovative and thought-provoking ideas</w:t>
            </w: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small scale business</w:t>
            </w:r>
            <w:r w:rsidDel="00000000" w:rsidR="00000000" w:rsidRPr="00000000">
              <w:rPr>
                <w:rtl w:val="0"/>
              </w:rPr>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an ongoing new project or business who are in need of investments</w:t>
            </w:r>
            <w:r w:rsidDel="00000000" w:rsidR="00000000" w:rsidRPr="00000000">
              <w:rPr>
                <w:rtl w:val="0"/>
              </w:rPr>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enhancing aspects of the business, improving customer experience, addressing specific business challenges</w:t>
            </w:r>
            <w:r w:rsidDel="00000000" w:rsidR="00000000" w:rsidRPr="00000000">
              <w:rPr>
                <w:rtl w:val="0"/>
              </w:rPr>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crucial for understanding and communicating soa=cial economical and environmental effects of operation</w:t>
            </w:r>
            <w:r w:rsidDel="00000000" w:rsidR="00000000" w:rsidRPr="00000000">
              <w:rPr>
                <w:rtl w:val="0"/>
              </w:rPr>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color w:val="374151"/>
                <w:shd w:fill="f7f7f8" w:val="clear"/>
                <w:rtl w:val="0"/>
              </w:rPr>
              <w:t xml:space="preserve">Gaining support for a small-scale business is essential for its growth and success. Whether you need financial backing, partnerships, or customer support, here are some strategies to help you secure support for your small business</w:t>
            </w: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insurance provider</w:t>
            </w: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2"/>
                <w:szCs w:val="22"/>
                <w:rtl w:val="0"/>
              </w:rPr>
              <w:t xml:space="preserve"> </w:t>
            </w:r>
            <w:r w:rsidDel="00000000" w:rsidR="00000000" w:rsidRPr="00000000">
              <w:rPr>
                <w:rtl w:val="0"/>
              </w:rPr>
              <w:t xml:space="preserve">provides insurance to the conceptualists ideas so their ideas are safe and cannot be stolen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2"/>
                <w:szCs w:val="22"/>
                <w:rtl w:val="0"/>
              </w:rPr>
              <w:t xml:space="preserve"> </w:t>
            </w:r>
            <w:r w:rsidDel="00000000" w:rsidR="00000000" w:rsidRPr="00000000">
              <w:rPr>
                <w:rtl w:val="0"/>
              </w:rPr>
              <w:t xml:space="preserve">protects the ideas of conceptualists from fraudsters</w:t>
            </w:r>
            <w:r w:rsidDel="00000000" w:rsidR="00000000" w:rsidRPr="00000000">
              <w:rPr>
                <w:rtl w:val="0"/>
              </w:rPr>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color w:val="374151"/>
                <w:shd w:fill="f7f7f8" w:val="clear"/>
                <w:rtl w:val="0"/>
              </w:rPr>
              <w:t xml:space="preserve">consider how their operations and policies affect various stakeholders, including customers, employees, the community, and the environment</w:t>
            </w:r>
            <w:r w:rsidDel="00000000" w:rsidR="00000000" w:rsidRPr="00000000">
              <w:rPr>
                <w:rtl w:val="0"/>
              </w:rPr>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color w:val="374151"/>
                <w:shd w:fill="f7f7f8" w:val="clear"/>
                <w:rtl w:val="0"/>
              </w:rPr>
              <w:t xml:space="preserve">Gaining support from insurance providers involves developing strategic relationships and partnerships that can be mutually beneficial</w:t>
            </w: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4" w:hRule="atLeast"/>
          <w:tblHeader w:val="0"/>
        </w:trPr>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2" w:hRule="atLeast"/>
          <w:tblHeader w:val="0"/>
        </w:trPr>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2" w:hRule="atLeast"/>
          <w:tblHeader w:val="0"/>
        </w:trPr>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4" w:hRule="atLeast"/>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A6">
      <w:pPr>
        <w:rPr/>
        <w:sectPr>
          <w:headerReference r:id="rId87" w:type="default"/>
          <w:type w:val="nextPage"/>
          <w:pgSz w:h="11920" w:w="15890" w:orient="landscape"/>
          <w:pgMar w:bottom="280" w:top="1460" w:left="940" w:right="1020" w:header="1143" w:footer="0"/>
        </w:sect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6"/>
        <w:tblW w:w="13590.0" w:type="dxa"/>
        <w:jc w:val="left"/>
        <w:tblInd w:w="205.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3615"/>
        <w:gridCol w:w="2985"/>
        <w:gridCol w:w="6990"/>
        <w:tblGridChange w:id="0">
          <w:tblGrid>
            <w:gridCol w:w="3615"/>
            <w:gridCol w:w="2985"/>
            <w:gridCol w:w="6990"/>
          </w:tblGrid>
        </w:tblGridChange>
      </w:tblGrid>
      <w:tr>
        <w:trPr>
          <w:cantSplit w:val="0"/>
          <w:trHeight w:val="671" w:hRule="atLeast"/>
          <w:tblHeader w:val="0"/>
        </w:trPr>
        <w:tc>
          <w:tcPr>
            <w:gridSpan w:val="3"/>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21f1f"/>
                <w:sz w:val="20"/>
                <w:szCs w:val="20"/>
                <w:u w:val="none"/>
                <w:shd w:fill="auto" w:val="clear"/>
                <w:vertAlign w:val="baseline"/>
                <w:rtl w:val="0"/>
              </w:rPr>
              <w:t xml:space="preserve">A. CHALLENGE OR PROBLEM DEFINITION</w:t>
            </w:r>
            <w:r w:rsidDel="00000000" w:rsidR="00000000" w:rsidRPr="00000000">
              <w:rPr>
                <w:rtl w:val="0"/>
              </w:rPr>
            </w:r>
          </w:p>
        </w:tc>
      </w:tr>
      <w:tr>
        <w:trPr>
          <w:cantSplit w:val="0"/>
          <w:trHeight w:val="671" w:hRule="atLeast"/>
          <w:tblHeader w:val="0"/>
        </w:trPr>
        <w:tc>
          <w:tcPr>
            <w:vMerge w:val="restart"/>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Project Sponsor</w:t>
            </w:r>
            <w:r w:rsidDel="00000000" w:rsidR="00000000" w:rsidRPr="00000000">
              <w:rPr>
                <w:rtl w:val="0"/>
              </w:rPr>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Organization Name</w:t>
            </w: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TEAM 5 ARBITRAGE </w:t>
            </w:r>
            <w:r w:rsidDel="00000000" w:rsidR="00000000" w:rsidRPr="00000000">
              <w:rPr>
                <w:rtl w:val="0"/>
              </w:rPr>
            </w:r>
          </w:p>
        </w:tc>
      </w:tr>
      <w:tr>
        <w:trPr>
          <w:cantSplit w:val="0"/>
          <w:trHeight w:val="674" w:hRule="atLeast"/>
          <w:tblHeader w:val="0"/>
        </w:trPr>
        <w:tc>
          <w:tcPr>
            <w:vMerge w:val="continue"/>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Address and Contact</w:t>
            </w: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71" w:hRule="atLeast"/>
          <w:tblHeader w:val="0"/>
        </w:trPr>
        <w:tc>
          <w:tcPr>
            <w:vMerge w:val="continue"/>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Contact Person(s)</w:t>
            </w: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Project Title</w:t>
            </w:r>
            <w:r w:rsidDel="00000000" w:rsidR="00000000" w:rsidRPr="00000000">
              <w:rPr>
                <w:rtl w:val="0"/>
              </w:rPr>
            </w:r>
          </w:p>
        </w:tc>
        <w:tc>
          <w:tcPr>
            <w:gridSpan w:val="2"/>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0"/>
                <w:szCs w:val="20"/>
                <w:rtl w:val="0"/>
              </w:rPr>
              <w:t xml:space="preserve"> </w:t>
            </w:r>
            <w:r w:rsidDel="00000000" w:rsidR="00000000" w:rsidRPr="00000000">
              <w:rPr>
                <w:rtl w:val="0"/>
              </w:rPr>
              <w:t xml:space="preserve">ARBITRAGE</w:t>
            </w:r>
            <w:r w:rsidDel="00000000" w:rsidR="00000000" w:rsidRPr="00000000">
              <w:rPr>
                <w:rtl w:val="0"/>
              </w:rPr>
            </w:r>
          </w:p>
        </w:tc>
      </w:tr>
      <w:tr>
        <w:trPr>
          <w:cantSplit w:val="0"/>
          <w:trHeight w:val="1929" w:hRule="atLeast"/>
          <w:tblHeader w:val="0"/>
        </w:trPr>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Design Challenge</w:t>
            </w:r>
            <w:r w:rsidDel="00000000" w:rsidR="00000000" w:rsidRPr="00000000">
              <w:rPr>
                <w:rtl w:val="0"/>
              </w:rPr>
            </w:r>
          </w:p>
        </w:tc>
        <w:tc>
          <w:tcPr>
            <w:gridSpan w:val="2"/>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To create a User friendly website with advanced interface and strong protected database which basically connect the conceptualist with the person who </w:t>
            </w:r>
            <w:r w:rsidDel="00000000" w:rsidR="00000000" w:rsidRPr="00000000">
              <w:rPr>
                <w:rtl w:val="0"/>
              </w:rPr>
              <w:t xml:space="preserve">invests</w:t>
            </w:r>
            <w:r w:rsidDel="00000000" w:rsidR="00000000" w:rsidRPr="00000000">
              <w:rPr>
                <w:rtl w:val="0"/>
              </w:rPr>
              <w:t xml:space="preserve"> in their idea.</w:t>
            </w:r>
            <w:r w:rsidDel="00000000" w:rsidR="00000000" w:rsidRPr="00000000">
              <w:rPr>
                <w:rtl w:val="0"/>
              </w:rPr>
            </w:r>
          </w:p>
        </w:tc>
      </w:tr>
      <w:tr>
        <w:trPr>
          <w:cantSplit w:val="0"/>
          <w:trHeight w:val="2220" w:hRule="atLeast"/>
          <w:tblHeader w:val="0"/>
        </w:trPr>
        <w:tc>
          <w:tcPr>
            <w:vMerge w:val="restart"/>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81" w:right="7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Design Challenge Context and Background Info</w:t>
            </w:r>
            <w:r w:rsidDel="00000000" w:rsidR="00000000" w:rsidRPr="00000000">
              <w:rPr>
                <w:rtl w:val="0"/>
              </w:rPr>
            </w:r>
          </w:p>
        </w:tc>
        <w:tc>
          <w:tcPr>
            <w:gridSpan w:val="2"/>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What are the issues and opportunities that inspired this Design Challeng</w:t>
            </w:r>
            <w:r w:rsidDel="00000000" w:rsidR="00000000" w:rsidRPr="00000000">
              <w:rPr>
                <w:rFonts w:ascii="Calibri" w:cs="Calibri" w:eastAsia="Calibri" w:hAnsi="Calibri"/>
                <w:color w:val="221f1f"/>
                <w:sz w:val="20"/>
                <w:szCs w:val="20"/>
                <w:rtl w:val="0"/>
              </w:rPr>
              <w:t xml:space="preserve">e</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color w:val="221f1f"/>
              </w:rPr>
            </w:pPr>
            <w:r w:rsidDel="00000000" w:rsidR="00000000" w:rsidRPr="00000000">
              <w:rPr>
                <w:color w:val="221f1f"/>
                <w:rtl w:val="0"/>
              </w:rPr>
              <w:t xml:space="preserve">We have a lot of students and graduates who have a lot of project ideas but they don’t find anyone to trust them and invest in their projects.</w:t>
            </w:r>
          </w:p>
        </w:tc>
      </w:tr>
      <w:tr>
        <w:trPr>
          <w:cantSplit w:val="0"/>
          <w:trHeight w:val="592" w:hRule="atLeast"/>
          <w:tblHeader w:val="0"/>
        </w:trPr>
        <w:tc>
          <w:tcPr>
            <w:vMerge w:val="continue"/>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83" w:right="0" w:firstLine="0"/>
              <w:jc w:val="left"/>
              <w:rPr>
                <w:rFonts w:ascii="Calibri" w:cs="Calibri" w:eastAsia="Calibri" w:hAnsi="Calibri"/>
                <w:b w:val="0"/>
                <w:i w:val="0"/>
                <w:smallCaps w:val="0"/>
                <w:strike w:val="0"/>
                <w:color w:val="221f1f"/>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Why does this Design Challenge matter to the organization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83" w:right="0" w:firstLine="0"/>
              <w:jc w:val="left"/>
              <w:rPr>
                <w:color w:val="221f1f"/>
              </w:rPr>
            </w:pPr>
            <w:r w:rsidDel="00000000" w:rsidR="00000000" w:rsidRPr="00000000">
              <w:rPr>
                <w:color w:val="221f1f"/>
                <w:rtl w:val="0"/>
              </w:rPr>
              <w:t xml:space="preserve">There are a lot of people whose business ideas are unrecognized as they do not have an idea about where to search for desired investors required for their project. so our organizations aim is to bring all these ideas together and help them find an investor for their ideas </w:t>
            </w:r>
          </w:p>
        </w:tc>
      </w:tr>
    </w:tbl>
    <w:p w:rsidR="00000000" w:rsidDel="00000000" w:rsidP="00000000" w:rsidRDefault="00000000" w:rsidRPr="00000000" w14:paraId="000001CF">
      <w:pPr>
        <w:rPr>
          <w:sz w:val="20"/>
          <w:szCs w:val="20"/>
        </w:rPr>
        <w:sectPr>
          <w:headerReference r:id="rId88" w:type="default"/>
          <w:type w:val="nextPage"/>
          <w:pgSz w:h="11920" w:w="15890" w:orient="landscape"/>
          <w:pgMar w:bottom="280" w:top="1440" w:left="940" w:right="1020" w:header="1127" w:footer="0"/>
        </w:sect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13586.999999999998" w:type="dxa"/>
        <w:jc w:val="left"/>
        <w:tblInd w:w="205.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3599"/>
        <w:gridCol w:w="9988"/>
        <w:tblGridChange w:id="0">
          <w:tblGrid>
            <w:gridCol w:w="3599"/>
            <w:gridCol w:w="9988"/>
          </w:tblGrid>
        </w:tblGridChange>
      </w:tblGrid>
      <w:tr>
        <w:trPr>
          <w:cantSplit w:val="0"/>
          <w:trHeight w:val="1357" w:hRule="atLeast"/>
          <w:tblHeader w:val="0"/>
        </w:trPr>
        <w:tc>
          <w:tcPr>
            <w:gridSpan w:val="2"/>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21f1f"/>
                <w:sz w:val="20"/>
                <w:szCs w:val="20"/>
                <w:u w:val="none"/>
                <w:shd w:fill="auto" w:val="clear"/>
                <w:vertAlign w:val="baseline"/>
                <w:rtl w:val="0"/>
              </w:rPr>
              <w:t xml:space="preserve">A. CHALLENGE OR PROBLEM DEFINITION (contd...)</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81" w:right="708"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Goals and objectives of the Design Challenge</w:t>
            </w:r>
            <w:r w:rsidDel="00000000" w:rsidR="00000000" w:rsidRPr="00000000">
              <w:rPr>
                <w:rtl w:val="0"/>
              </w:rPr>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The main goal of this project is to help people with good ideas so that a lot of problems can be sorted out in our day-to-day life.</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Target users of this Design Challenge</w:t>
            </w:r>
            <w:r w:rsidDel="00000000" w:rsidR="00000000" w:rsidRPr="00000000">
              <w:rPr>
                <w:rtl w:val="0"/>
              </w:rPr>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People who have the idea of starting a business on their own.</w:t>
            </w:r>
            <w:r w:rsidDel="00000000" w:rsidR="00000000" w:rsidRPr="00000000">
              <w:rPr>
                <w:rtl w:val="0"/>
              </w:rPr>
            </w:r>
          </w:p>
        </w:tc>
      </w:tr>
      <w:tr>
        <w:trPr>
          <w:cantSplit w:val="0"/>
          <w:trHeight w:val="1355" w:hRule="atLeast"/>
          <w:tblHeader w:val="0"/>
        </w:trPr>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Other key stakeholders</w:t>
            </w:r>
            <w:r w:rsidDel="00000000" w:rsidR="00000000" w:rsidRPr="00000000">
              <w:rPr>
                <w:rtl w:val="0"/>
              </w:rPr>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Venture Capitalists who invest in basic ideas that would help them gain a lot from their development.</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81" w:right="588"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Previous efforts to solve this Design Challenge</w:t>
            </w:r>
            <w:r w:rsidDel="00000000" w:rsidR="00000000" w:rsidRPr="00000000">
              <w:rPr>
                <w:rtl w:val="0"/>
              </w:rPr>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The government took the initiative of collecting information on startups and helping them to grow but the website did not support the Startups financially.</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21f1f"/>
                <w:sz w:val="20"/>
                <w:szCs w:val="20"/>
                <w:u w:val="none"/>
                <w:shd w:fill="auto" w:val="clear"/>
                <w:vertAlign w:val="baseline"/>
                <w:rtl w:val="0"/>
              </w:rPr>
              <w:t xml:space="preserve">Current activity system and process</w:t>
            </w:r>
            <w:r w:rsidDel="00000000" w:rsidR="00000000" w:rsidRPr="00000000">
              <w:rPr>
                <w:rtl w:val="0"/>
              </w:rPr>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For now, the conceptualists do not have any support for their ideas but startups can use government schemes for applying loans at low interest rates.</w:t>
            </w:r>
            <w:r w:rsidDel="00000000" w:rsidR="00000000" w:rsidRPr="00000000">
              <w:rPr>
                <w:rtl w:val="0"/>
              </w:rPr>
            </w:r>
          </w:p>
        </w:tc>
      </w:tr>
    </w:tbl>
    <w:p w:rsidR="00000000" w:rsidDel="00000000" w:rsidP="00000000" w:rsidRDefault="00000000" w:rsidRPr="00000000" w14:paraId="000001E9">
      <w:pPr>
        <w:rPr>
          <w:sz w:val="20"/>
          <w:szCs w:val="20"/>
        </w:rPr>
        <w:sectPr>
          <w:type w:val="nextPage"/>
          <w:pgSz w:h="11920" w:w="15890" w:orient="landscape"/>
          <w:pgMar w:bottom="280" w:top="1440" w:left="940" w:right="1020" w:header="1127" w:footer="0"/>
        </w:sect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8"/>
        <w:tblW w:w="13586.999999999998" w:type="dxa"/>
        <w:jc w:val="left"/>
        <w:tblInd w:w="205.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3599"/>
        <w:gridCol w:w="9988"/>
        <w:tblGridChange w:id="0">
          <w:tblGrid>
            <w:gridCol w:w="3599"/>
            <w:gridCol w:w="9988"/>
          </w:tblGrid>
        </w:tblGridChange>
      </w:tblGrid>
      <w:tr>
        <w:trPr>
          <w:cantSplit w:val="0"/>
          <w:trHeight w:val="1357" w:hRule="atLeast"/>
          <w:tblHeader w:val="0"/>
        </w:trPr>
        <w:tc>
          <w:tcPr>
            <w:gridSpan w:val="2"/>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B. OPPORTUNITY FRAMING</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4" w:lineRule="auto"/>
              <w:ind w:left="81" w:right="57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Real issues behind this Design Challenge</w:t>
            </w: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Lack of connectivity between people.</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4" w:lineRule="auto"/>
              <w:ind w:left="81" w:right="16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Inspirations from others in solving this Design Challenge</w:t>
            </w:r>
            <w:r w:rsidDel="00000000" w:rsidR="00000000" w:rsidRPr="00000000">
              <w:rPr>
                <w:rtl w:val="0"/>
              </w:rPr>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Online job searching platforms which connect the jobless people to recruiters.</w:t>
            </w:r>
            <w:r w:rsidDel="00000000" w:rsidR="00000000" w:rsidRPr="00000000">
              <w:rPr>
                <w:rtl w:val="0"/>
              </w:rPr>
            </w:r>
          </w:p>
        </w:tc>
      </w:tr>
      <w:tr>
        <w:trPr>
          <w:cantSplit w:val="0"/>
          <w:trHeight w:val="1355" w:hRule="atLeast"/>
          <w:tblHeader w:val="0"/>
        </w:trPr>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Teams’ contributions</w:t>
            </w:r>
            <w:r w:rsidDel="00000000" w:rsidR="00000000" w:rsidRPr="00000000">
              <w:rPr>
                <w:rtl w:val="0"/>
              </w:rPr>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Splitting the work(front-end and back-end) between the team members.</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Success criteria</w:t>
            </w:r>
            <w:r w:rsidDel="00000000" w:rsidR="00000000" w:rsidRPr="00000000">
              <w:rPr>
                <w:rtl w:val="0"/>
              </w:rPr>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Budget,client goals. Quality, Team goals, Deliverable, Resource capacity, Risk management, Documentation.</w:t>
            </w:r>
            <w:r w:rsidDel="00000000" w:rsidR="00000000" w:rsidRPr="00000000">
              <w:rPr>
                <w:rtl w:val="0"/>
              </w:rPr>
            </w:r>
          </w:p>
        </w:tc>
      </w:tr>
      <w:tr>
        <w:trPr>
          <w:cantSplit w:val="0"/>
          <w:trHeight w:val="1497" w:hRule="atLeast"/>
          <w:tblHeader w:val="0"/>
        </w:trPr>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4" w:lineRule="auto"/>
              <w:ind w:left="81" w:right="35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“HOW MIGHT WE “Opportunity/ possibility statement</w:t>
            </w:r>
            <w:r w:rsidDel="00000000" w:rsidR="00000000" w:rsidRPr="00000000">
              <w:rPr>
                <w:rtl w:val="0"/>
              </w:rPr>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Attract Conceptualist and Venture Capitalist.</w:t>
            </w:r>
            <w:r w:rsidDel="00000000" w:rsidR="00000000" w:rsidRPr="00000000">
              <w:rPr>
                <w:rtl w:val="0"/>
              </w:rPr>
            </w:r>
          </w:p>
        </w:tc>
      </w:tr>
    </w:tbl>
    <w:p w:rsidR="00000000" w:rsidDel="00000000" w:rsidP="00000000" w:rsidRDefault="00000000" w:rsidRPr="00000000" w14:paraId="00000200">
      <w:pPr>
        <w:rPr/>
        <w:sectPr>
          <w:headerReference r:id="rId89" w:type="default"/>
          <w:type w:val="nextPage"/>
          <w:pgSz w:h="11920" w:w="15890" w:orient="landscape"/>
          <w:pgMar w:bottom="280" w:top="1440" w:left="940" w:right="1020" w:header="1127" w:footer="0"/>
        </w:sect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480" w:lineRule="auto"/>
        <w:ind w:left="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sectPr>
          <w:headerReference r:id="rId90" w:type="default"/>
          <w:type w:val="nextPage"/>
          <w:pgSz w:h="11920" w:w="15890" w:orient="landscape"/>
          <w:pgMar w:bottom="280" w:top="1440" w:left="940" w:right="1020" w:header="1127" w:footer="0"/>
        </w:sectPr>
      </w:pPr>
      <w:r w:rsidDel="00000000" w:rsidR="00000000" w:rsidRPr="00000000">
        <w:rPr>
          <w:rtl w:val="0"/>
        </w:rPr>
      </w:r>
    </w:p>
    <w:p w:rsidR="00000000" w:rsidDel="00000000" w:rsidP="00000000" w:rsidRDefault="00000000" w:rsidRPr="00000000" w14:paraId="00000204">
      <w:pPr>
        <w:pStyle w:val="Heading2"/>
        <w:spacing w:before="300" w:line="235" w:lineRule="auto"/>
        <w:ind w:left="502" w:firstLine="0"/>
        <w:rPr/>
      </w:pPr>
      <w:r w:rsidDel="00000000" w:rsidR="00000000" w:rsidRPr="00000000">
        <w:rPr>
          <w:color w:val="221f1f"/>
          <w:rtl w:val="0"/>
        </w:rPr>
        <w:t xml:space="preserve">Reframe your opportunities and filter one</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6">
      <w:pPr>
        <w:tabs>
          <w:tab w:val="left" w:leader="none" w:pos="4400"/>
        </w:tabs>
        <w:ind w:left="502" w:firstLine="0"/>
        <w:rPr>
          <w:sz w:val="34"/>
          <w:szCs w:val="34"/>
        </w:rPr>
      </w:pPr>
      <w:r w:rsidDel="00000000" w:rsidR="00000000" w:rsidRPr="00000000">
        <w:rPr>
          <w:color w:val="221f1f"/>
          <w:sz w:val="34"/>
          <w:szCs w:val="34"/>
          <w:rtl w:val="0"/>
        </w:rPr>
        <w:t xml:space="preserve">How might we make the investment process more transparent for entrepreneurs seeking funding?</w:t>
      </w:r>
      <w:r w:rsidDel="00000000" w:rsidR="00000000" w:rsidRPr="00000000">
        <w:rPr>
          <w:rtl w:val="0"/>
        </w:rPr>
      </w:r>
    </w:p>
    <w:p w:rsidR="00000000" w:rsidDel="00000000" w:rsidP="00000000" w:rsidRDefault="00000000" w:rsidRPr="00000000" w14:paraId="00000207">
      <w:pPr>
        <w:pStyle w:val="Heading2"/>
        <w:spacing w:before="39" w:line="235" w:lineRule="auto"/>
        <w:ind w:left="502" w:right="1675" w:firstLine="336.0000000000001"/>
        <w:rPr/>
        <w:sectPr>
          <w:type w:val="continuous"/>
          <w:pgSz w:h="11920" w:w="15890" w:orient="landscape"/>
          <w:pgMar w:bottom="280" w:top="1500" w:left="940" w:right="1020" w:header="720" w:footer="720"/>
          <w:cols w:equalWidth="0" w:num="2">
            <w:col w:space="3663" w:w="5133.5"/>
            <w:col w:space="0" w:w="5133.5"/>
          </w:cols>
        </w:sectPr>
      </w:pPr>
      <w:r w:rsidDel="00000000" w:rsidR="00000000" w:rsidRPr="00000000">
        <w:br w:type="column"/>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15"/>
        </w:tabs>
        <w:spacing w:after="0" w:before="0" w:line="480" w:lineRule="auto"/>
        <w:ind w:left="0" w:right="0" w:firstLine="0"/>
        <w:jc w:val="both"/>
        <w:rPr/>
        <w:sectPr>
          <w:type w:val="continuous"/>
          <w:pgSz w:h="11920" w:w="15890" w:orient="landscape"/>
          <w:pgMar w:bottom="280" w:top="1500" w:left="940" w:right="1020" w:header="720" w:footer="720"/>
        </w:sect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254"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1" w:line="240" w:lineRule="auto"/>
        <w:ind w:left="922" w:right="0" w:hanging="361"/>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0"/>
          <w:i w:val="0"/>
          <w:smallCaps w:val="0"/>
          <w:strike w:val="0"/>
          <w:color w:val="221f1f"/>
          <w:sz w:val="34"/>
          <w:szCs w:val="34"/>
          <w:u w:val="none"/>
          <w:shd w:fill="auto" w:val="clear"/>
          <w:vertAlign w:val="baseline"/>
          <w:rtl w:val="0"/>
        </w:rPr>
        <w:t xml:space="preserve">“</w:t>
      </w:r>
      <w:r w:rsidDel="00000000" w:rsidR="00000000" w:rsidRPr="00000000">
        <w:rPr>
          <w:rFonts w:ascii="Calibri" w:cs="Calibri" w:eastAsia="Calibri" w:hAnsi="Calibri"/>
          <w:color w:val="221f1f"/>
          <w:sz w:val="34"/>
          <w:szCs w:val="34"/>
          <w:rtl w:val="0"/>
        </w:rPr>
        <w:t xml:space="preserve">How might we enhance the user experience for potential investors, making it easier for them to explore investment opportunities?</w:t>
      </w:r>
      <w:r w:rsidDel="00000000" w:rsidR="00000000" w:rsidRPr="00000000">
        <w:rPr>
          <w:rFonts w:ascii="Calibri" w:cs="Calibri" w:eastAsia="Calibri" w:hAnsi="Calibri"/>
          <w:b w:val="0"/>
          <w:i w:val="0"/>
          <w:smallCaps w:val="0"/>
          <w:strike w:val="0"/>
          <w:color w:val="221f1f"/>
          <w:sz w:val="34"/>
          <w:szCs w:val="3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480" w:lineRule="auto"/>
        <w:ind w:left="0" w:right="0" w:firstLine="0"/>
        <w:jc w:val="both"/>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
          <w:szCs w:val="31"/>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left="922" w:right="0" w:hanging="361"/>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color w:val="221f1f"/>
          <w:sz w:val="34"/>
          <w:szCs w:val="34"/>
          <w:rtl w:val="0"/>
        </w:rPr>
        <w:t xml:space="preserve">“How might we provide more personalized content and recommendations for potential investors based on their interests and preferences</w:t>
      </w:r>
      <w:r w:rsidDel="00000000" w:rsidR="00000000" w:rsidRPr="00000000">
        <w:rPr>
          <w:rFonts w:ascii="Calibri" w:cs="Calibri" w:eastAsia="Calibri" w:hAnsi="Calibri"/>
          <w:b w:val="0"/>
          <w:i w:val="0"/>
          <w:smallCaps w:val="0"/>
          <w:strike w:val="0"/>
          <w:color w:val="221f1f"/>
          <w:sz w:val="34"/>
          <w:szCs w:val="34"/>
          <w:u w:val="none"/>
          <w:shd w:fill="auto" w:val="clear"/>
          <w:vertAlign w:val="baseline"/>
          <w:rtl w:val="0"/>
        </w:rPr>
        <w:tab/>
        <w:t xml:space="preserve">?”</w:t>
      </w:r>
    </w:p>
    <w:p w:rsidR="00000000" w:rsidDel="00000000" w:rsidP="00000000" w:rsidRDefault="00000000" w:rsidRPr="00000000" w14:paraId="0000020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left="922" w:right="0" w:hanging="361"/>
        <w:jc w:val="left"/>
        <w:rPr>
          <w:rFonts w:ascii="Calibri" w:cs="Calibri" w:eastAsia="Calibri" w:hAnsi="Calibri"/>
          <w:color w:val="221f1f"/>
          <w:sz w:val="34"/>
          <w:szCs w:val="34"/>
          <w:u w:val="none"/>
        </w:rPr>
      </w:pPr>
      <w:r w:rsidDel="00000000" w:rsidR="00000000" w:rsidRPr="00000000">
        <w:rPr>
          <w:rFonts w:ascii="Calibri" w:cs="Calibri" w:eastAsia="Calibri" w:hAnsi="Calibri"/>
          <w:color w:val="221f1f"/>
          <w:sz w:val="34"/>
          <w:szCs w:val="34"/>
          <w:rtl w:val="0"/>
        </w:rPr>
        <w:t xml:space="preserve">“How might we make it simpler for startups to submit their pitches and business plans for consideration?”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26"/>
          <w:szCs w:val="26"/>
        </w:rPr>
      </w:pPr>
      <w:r w:rsidDel="00000000" w:rsidR="00000000" w:rsidRPr="00000000">
        <w:rPr>
          <w:rFonts w:ascii="Calibri" w:cs="Calibri" w:eastAsia="Calibri" w:hAnsi="Calibri"/>
          <w:color w:val="221f1f"/>
          <w:sz w:val="34"/>
          <w:szCs w:val="34"/>
          <w:rtl w:val="0"/>
        </w:rPr>
        <w:t xml:space="preserve">        </w:t>
      </w:r>
      <w:r w:rsidDel="00000000" w:rsidR="00000000" w:rsidRPr="00000000">
        <w:rPr>
          <w:rFonts w:ascii="Calibri" w:cs="Calibri" w:eastAsia="Calibri" w:hAnsi="Calibri"/>
          <w:color w:val="221f1f"/>
          <w:sz w:val="26"/>
          <w:szCs w:val="26"/>
          <w:rtl w:val="0"/>
        </w:rPr>
        <w:tab/>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26"/>
          <w:szCs w:val="26"/>
        </w:rPr>
      </w:pPr>
      <w:r w:rsidDel="00000000" w:rsidR="00000000" w:rsidRPr="00000000">
        <w:rPr>
          <w:rFonts w:ascii="Calibri" w:cs="Calibri" w:eastAsia="Calibri" w:hAnsi="Calibri"/>
          <w:color w:val="221f1f"/>
          <w:sz w:val="26"/>
          <w:szCs w:val="26"/>
          <w:rtl w:val="0"/>
        </w:rPr>
        <w:tab/>
        <w:t xml:space="preserve">Startup Companies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Fonts w:ascii="Calibri" w:cs="Calibri" w:eastAsia="Calibri" w:hAnsi="Calibri"/>
          <w:color w:val="221f1f"/>
          <w:sz w:val="26"/>
          <w:szCs w:val="26"/>
          <w:rtl w:val="0"/>
        </w:rPr>
        <w:tab/>
        <w:t xml:space="preserve">   </w:t>
        <w:tab/>
        <w:tab/>
        <w:tab/>
        <w:tab/>
        <w:t xml:space="preserve">                                                                                                                                                   </w:t>
        <w:tab/>
      </w:r>
      <w:r w:rsidDel="00000000" w:rsidR="00000000" w:rsidRPr="00000000">
        <w:rPr>
          <w:rFonts w:ascii="Calibri" w:cs="Calibri" w:eastAsia="Calibri" w:hAnsi="Calibri"/>
          <w:color w:val="221f1f"/>
          <w:sz w:val="34"/>
          <w:szCs w:val="34"/>
          <w:rtl w:val="0"/>
        </w:rPr>
        <w:tab/>
        <w:tab/>
        <w:tab/>
        <w:t xml:space="preserve">      </w:t>
        <w:tab/>
        <w:tab/>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26"/>
          <w:szCs w:val="26"/>
        </w:rPr>
      </w:pPr>
      <w:r w:rsidDel="00000000" w:rsidR="00000000" w:rsidRPr="00000000">
        <w:rPr>
          <w:rFonts w:ascii="Calibri" w:cs="Calibri" w:eastAsia="Calibri" w:hAnsi="Calibri"/>
          <w:color w:val="221f1f"/>
          <w:sz w:val="34"/>
          <w:szCs w:val="34"/>
          <w:rtl w:val="0"/>
        </w:rPr>
        <w:tab/>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4820"/>
        </w:tabs>
        <w:spacing w:after="0" w:before="0" w:line="240" w:lineRule="auto"/>
        <w:ind w:right="0"/>
        <w:jc w:val="left"/>
        <w:rPr>
          <w:rFonts w:ascii="Calibri" w:cs="Calibri" w:eastAsia="Calibri" w:hAnsi="Calibri"/>
          <w:color w:val="221f1f"/>
          <w:sz w:val="34"/>
          <w:szCs w:val="34"/>
        </w:rPr>
      </w:pPr>
      <w:r w:rsidDel="00000000" w:rsidR="00000000" w:rsidRPr="00000000">
        <w:rPr>
          <w:rtl w:val="0"/>
        </w:rPr>
      </w:r>
    </w:p>
    <w:p w:rsidR="00000000" w:rsidDel="00000000" w:rsidP="00000000" w:rsidRDefault="00000000" w:rsidRPr="00000000" w14:paraId="00000220">
      <w:pPr>
        <w:pStyle w:val="Heading2"/>
        <w:spacing w:before="214" w:line="237" w:lineRule="auto"/>
        <w:ind w:left="3130" w:right="38" w:firstLine="100"/>
        <w:jc w:val="both"/>
        <w:rPr/>
      </w:pPr>
      <w:r w:rsidDel="00000000" w:rsidR="00000000" w:rsidRPr="00000000">
        <w:br w:type="column"/>
      </w:r>
      <w:r w:rsidDel="00000000" w:rsidR="00000000" w:rsidRPr="00000000">
        <w:rPr>
          <w:color w:val="221f1f"/>
          <w:rtl w:val="0"/>
        </w:rPr>
        <w:t xml:space="preserve">H M W</w:t>
      </w:r>
      <w:r w:rsidDel="00000000" w:rsidR="00000000" w:rsidRPr="00000000">
        <w:rPr>
          <w:rtl w:val="0"/>
        </w:rPr>
      </w:r>
    </w:p>
    <w:p w:rsidR="00000000" w:rsidDel="00000000" w:rsidP="00000000" w:rsidRDefault="00000000" w:rsidRPr="00000000" w14:paraId="00000221">
      <w:pPr>
        <w:spacing w:line="246" w:lineRule="auto"/>
        <w:ind w:left="711" w:firstLine="0"/>
        <w:rPr>
          <w:b w:val="1"/>
          <w:sz w:val="34"/>
          <w:szCs w:val="34"/>
        </w:rPr>
      </w:pPr>
      <w:r w:rsidDel="00000000" w:rsidR="00000000" w:rsidRPr="00000000">
        <w:rPr>
          <w:b w:val="1"/>
          <w:color w:val="8dc53e"/>
          <w:sz w:val="34"/>
          <w:szCs w:val="34"/>
          <w:rtl w:val="0"/>
        </w:rPr>
        <w:t xml:space="preserve">Systems &amp;</w:t>
      </w:r>
      <w:r w:rsidDel="00000000" w:rsidR="00000000" w:rsidRPr="00000000">
        <w:rPr>
          <w:rtl w:val="0"/>
        </w:rPr>
      </w:r>
    </w:p>
    <w:p w:rsidR="00000000" w:rsidDel="00000000" w:rsidP="00000000" w:rsidRDefault="00000000" w:rsidRPr="00000000" w14:paraId="00000222">
      <w:pPr>
        <w:pStyle w:val="Heading2"/>
        <w:spacing w:line="242" w:lineRule="auto"/>
        <w:ind w:left="562" w:firstLine="147.99999999999997"/>
        <w:rPr/>
      </w:pPr>
      <w:r w:rsidDel="00000000" w:rsidR="00000000" w:rsidRPr="00000000">
        <w:rPr>
          <w:color w:val="8dc53e"/>
          <w:rtl w:val="0"/>
        </w:rPr>
        <w:t xml:space="preserve">Processes’ Perspectives</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24">
      <w:pPr>
        <w:spacing w:line="237" w:lineRule="auto"/>
        <w:ind w:left="562" w:firstLine="438.9999999999999"/>
        <w:rPr>
          <w:b w:val="1"/>
          <w:sz w:val="34"/>
          <w:szCs w:val="34"/>
        </w:rPr>
        <w:sectPr>
          <w:type w:val="continuous"/>
          <w:pgSz w:h="11920" w:w="15890" w:orient="landscape"/>
          <w:pgMar w:bottom="280" w:top="1500" w:left="940" w:right="1020" w:header="720" w:footer="720"/>
          <w:cols w:equalWidth="0" w:num="3">
            <w:col w:space="228" w:w="4491.333333333334"/>
            <w:col w:space="228" w:w="4491.333333333334"/>
            <w:col w:space="0" w:w="4491.333333333334"/>
          </w:cols>
        </w:sectPr>
      </w:pPr>
      <w:r w:rsidDel="00000000" w:rsidR="00000000" w:rsidRPr="00000000">
        <w:rPr>
          <w:b w:val="1"/>
          <w:color w:val="8dc53e"/>
          <w:sz w:val="34"/>
          <w:szCs w:val="34"/>
          <w:rtl w:val="0"/>
        </w:rPr>
        <w:t xml:space="preserve">User’s Perspectives</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1920" w:w="15890" w:orient="landscape"/>
          <w:pgMar w:bottom="280" w:top="1500" w:left="940" w:right="10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788670</wp:posOffset>
                </wp:positionH>
                <wp:positionV relativeFrom="page">
                  <wp:posOffset>1453515</wp:posOffset>
                </wp:positionV>
                <wp:extent cx="8502015" cy="4940300"/>
                <wp:effectExtent b="0" l="0" r="0" t="0"/>
                <wp:wrapNone/>
                <wp:docPr id="263" name=""/>
                <a:graphic>
                  <a:graphicData uri="http://schemas.microsoft.com/office/word/2010/wordprocessingGroup">
                    <wpg:wgp>
                      <wpg:cNvGrpSpPr/>
                      <wpg:grpSpPr>
                        <a:xfrm>
                          <a:off x="1094975" y="1309525"/>
                          <a:ext cx="8502015" cy="4940300"/>
                          <a:chOff x="1094975" y="1309525"/>
                          <a:chExt cx="8502350" cy="4940950"/>
                        </a:xfrm>
                      </wpg:grpSpPr>
                      <wpg:grpSp>
                        <wpg:cNvGrpSpPr/>
                        <wpg:grpSpPr>
                          <a:xfrm>
                            <a:off x="1094993" y="1309850"/>
                            <a:ext cx="8493125" cy="4937125"/>
                            <a:chOff x="1242" y="2289"/>
                            <a:chExt cx="13375" cy="7775"/>
                          </a:xfrm>
                        </wpg:grpSpPr>
                        <wps:wsp>
                          <wps:cNvSpPr/>
                          <wps:cNvPr id="3" name="Shape 3"/>
                          <wps:spPr>
                            <a:xfrm>
                              <a:off x="1242" y="2289"/>
                              <a:ext cx="13375" cy="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0263" y="5045"/>
                              <a:ext cx="1094" cy="1946"/>
                            </a:xfrm>
                            <a:custGeom>
                              <a:rect b="b" l="l" r="r" t="t"/>
                              <a:pathLst>
                                <a:path extrusionOk="0" h="1946" w="1094">
                                  <a:moveTo>
                                    <a:pt x="547" y="0"/>
                                  </a:moveTo>
                                  <a:lnTo>
                                    <a:pt x="471" y="63"/>
                                  </a:lnTo>
                                  <a:lnTo>
                                    <a:pt x="395" y="166"/>
                                  </a:lnTo>
                                  <a:lnTo>
                                    <a:pt x="353" y="231"/>
                                  </a:lnTo>
                                  <a:lnTo>
                                    <a:pt x="310" y="304"/>
                                  </a:lnTo>
                                  <a:lnTo>
                                    <a:pt x="265" y="383"/>
                                  </a:lnTo>
                                  <a:lnTo>
                                    <a:pt x="222" y="468"/>
                                  </a:lnTo>
                                  <a:lnTo>
                                    <a:pt x="179" y="556"/>
                                  </a:lnTo>
                                  <a:lnTo>
                                    <a:pt x="139" y="647"/>
                                  </a:lnTo>
                                  <a:lnTo>
                                    <a:pt x="103" y="739"/>
                                  </a:lnTo>
                                  <a:lnTo>
                                    <a:pt x="71" y="830"/>
                                  </a:lnTo>
                                  <a:lnTo>
                                    <a:pt x="44" y="921"/>
                                  </a:lnTo>
                                  <a:lnTo>
                                    <a:pt x="24" y="1009"/>
                                  </a:lnTo>
                                  <a:lnTo>
                                    <a:pt x="11" y="1092"/>
                                  </a:lnTo>
                                  <a:lnTo>
                                    <a:pt x="6" y="1171"/>
                                  </a:lnTo>
                                  <a:lnTo>
                                    <a:pt x="6" y="1280"/>
                                  </a:lnTo>
                                  <a:lnTo>
                                    <a:pt x="4" y="1378"/>
                                  </a:lnTo>
                                  <a:lnTo>
                                    <a:pt x="0" y="1544"/>
                                  </a:lnTo>
                                  <a:lnTo>
                                    <a:pt x="0" y="1613"/>
                                  </a:lnTo>
                                  <a:lnTo>
                                    <a:pt x="1" y="1674"/>
                                  </a:lnTo>
                                  <a:lnTo>
                                    <a:pt x="14" y="1773"/>
                                  </a:lnTo>
                                  <a:lnTo>
                                    <a:pt x="43" y="1845"/>
                                  </a:lnTo>
                                  <a:lnTo>
                                    <a:pt x="95" y="1893"/>
                                  </a:lnTo>
                                  <a:lnTo>
                                    <a:pt x="177" y="1923"/>
                                  </a:lnTo>
                                  <a:lnTo>
                                    <a:pt x="293" y="1939"/>
                                  </a:lnTo>
                                  <a:lnTo>
                                    <a:pt x="367" y="1943"/>
                                  </a:lnTo>
                                  <a:lnTo>
                                    <a:pt x="451" y="1945"/>
                                  </a:lnTo>
                                  <a:lnTo>
                                    <a:pt x="547" y="1946"/>
                                  </a:lnTo>
                                  <a:lnTo>
                                    <a:pt x="648" y="1945"/>
                                  </a:lnTo>
                                  <a:lnTo>
                                    <a:pt x="736" y="1942"/>
                                  </a:lnTo>
                                  <a:lnTo>
                                    <a:pt x="812" y="1936"/>
                                  </a:lnTo>
                                  <a:lnTo>
                                    <a:pt x="877" y="1927"/>
                                  </a:lnTo>
                                  <a:lnTo>
                                    <a:pt x="975" y="1898"/>
                                  </a:lnTo>
                                  <a:lnTo>
                                    <a:pt x="1039" y="1849"/>
                                  </a:lnTo>
                                  <a:lnTo>
                                    <a:pt x="1076" y="1777"/>
                                  </a:lnTo>
                                  <a:lnTo>
                                    <a:pt x="1092" y="1678"/>
                                  </a:lnTo>
                                  <a:lnTo>
                                    <a:pt x="1094" y="1616"/>
                                  </a:lnTo>
                                  <a:lnTo>
                                    <a:pt x="1094" y="1546"/>
                                  </a:lnTo>
                                  <a:lnTo>
                                    <a:pt x="1093" y="1467"/>
                                  </a:lnTo>
                                  <a:lnTo>
                                    <a:pt x="1089" y="1280"/>
                                  </a:lnTo>
                                  <a:lnTo>
                                    <a:pt x="1088" y="1171"/>
                                  </a:lnTo>
                                  <a:lnTo>
                                    <a:pt x="1083" y="1092"/>
                                  </a:lnTo>
                                  <a:lnTo>
                                    <a:pt x="1071" y="1009"/>
                                  </a:lnTo>
                                  <a:lnTo>
                                    <a:pt x="1050" y="921"/>
                                  </a:lnTo>
                                  <a:lnTo>
                                    <a:pt x="1024" y="830"/>
                                  </a:lnTo>
                                  <a:lnTo>
                                    <a:pt x="991" y="739"/>
                                  </a:lnTo>
                                  <a:lnTo>
                                    <a:pt x="955" y="647"/>
                                  </a:lnTo>
                                  <a:lnTo>
                                    <a:pt x="915" y="556"/>
                                  </a:lnTo>
                                  <a:lnTo>
                                    <a:pt x="873" y="468"/>
                                  </a:lnTo>
                                  <a:lnTo>
                                    <a:pt x="829" y="383"/>
                                  </a:lnTo>
                                  <a:lnTo>
                                    <a:pt x="785" y="304"/>
                                  </a:lnTo>
                                  <a:lnTo>
                                    <a:pt x="741" y="231"/>
                                  </a:lnTo>
                                  <a:lnTo>
                                    <a:pt x="699" y="166"/>
                                  </a:lnTo>
                                  <a:lnTo>
                                    <a:pt x="660" y="109"/>
                                  </a:lnTo>
                                  <a:lnTo>
                                    <a:pt x="592" y="29"/>
                                  </a:lnTo>
                                  <a:lnTo>
                                    <a:pt x="547" y="0"/>
                                  </a:lnTo>
                                  <a:close/>
                                </a:path>
                              </a:pathLst>
                            </a:custGeom>
                            <a:solidFill>
                              <a:srgbClr val="FFF100"/>
                            </a:solidFill>
                            <a:ln>
                              <a:noFill/>
                            </a:ln>
                          </wps:spPr>
                          <wps:bodyPr anchorCtr="0" anchor="ctr" bIns="91425" lIns="91425" spcFirstLastPara="1" rIns="91425" wrap="square" tIns="91425">
                            <a:noAutofit/>
                          </wps:bodyPr>
                        </wps:wsp>
                        <wps:wsp>
                          <wps:cNvSpPr/>
                          <wps:cNvPr id="24" name="Shape 24"/>
                          <wps:spPr>
                            <a:xfrm>
                              <a:off x="8733" y="2840"/>
                              <a:ext cx="4156" cy="4156"/>
                            </a:xfrm>
                            <a:custGeom>
                              <a:rect b="b" l="l" r="r" t="t"/>
                              <a:pathLst>
                                <a:path extrusionOk="0" h="4156" w="4156">
                                  <a:moveTo>
                                    <a:pt x="2078" y="4156"/>
                                  </a:moveTo>
                                  <a:lnTo>
                                    <a:pt x="2154" y="4155"/>
                                  </a:lnTo>
                                  <a:lnTo>
                                    <a:pt x="2230" y="4151"/>
                                  </a:lnTo>
                                  <a:lnTo>
                                    <a:pt x="2305" y="4144"/>
                                  </a:lnTo>
                                  <a:lnTo>
                                    <a:pt x="2379" y="4135"/>
                                  </a:lnTo>
                                  <a:lnTo>
                                    <a:pt x="2452" y="4123"/>
                                  </a:lnTo>
                                  <a:lnTo>
                                    <a:pt x="2524" y="4108"/>
                                  </a:lnTo>
                                  <a:lnTo>
                                    <a:pt x="2595" y="4091"/>
                                  </a:lnTo>
                                  <a:lnTo>
                                    <a:pt x="2666" y="4072"/>
                                  </a:lnTo>
                                  <a:lnTo>
                                    <a:pt x="2735" y="4050"/>
                                  </a:lnTo>
                                  <a:lnTo>
                                    <a:pt x="2803" y="4026"/>
                                  </a:lnTo>
                                  <a:lnTo>
                                    <a:pt x="2871" y="4000"/>
                                  </a:lnTo>
                                  <a:lnTo>
                                    <a:pt x="2937" y="3971"/>
                                  </a:lnTo>
                                  <a:lnTo>
                                    <a:pt x="3001" y="3940"/>
                                  </a:lnTo>
                                  <a:lnTo>
                                    <a:pt x="3065" y="3908"/>
                                  </a:lnTo>
                                  <a:lnTo>
                                    <a:pt x="3127" y="3872"/>
                                  </a:lnTo>
                                  <a:lnTo>
                                    <a:pt x="3188" y="3835"/>
                                  </a:lnTo>
                                  <a:lnTo>
                                    <a:pt x="3248" y="3796"/>
                                  </a:lnTo>
                                  <a:lnTo>
                                    <a:pt x="3306" y="3755"/>
                                  </a:lnTo>
                                  <a:lnTo>
                                    <a:pt x="3362" y="3712"/>
                                  </a:lnTo>
                                  <a:lnTo>
                                    <a:pt x="3417" y="3667"/>
                                  </a:lnTo>
                                  <a:lnTo>
                                    <a:pt x="3471" y="3621"/>
                                  </a:lnTo>
                                  <a:lnTo>
                                    <a:pt x="3522" y="3572"/>
                                  </a:lnTo>
                                  <a:lnTo>
                                    <a:pt x="3573" y="3522"/>
                                  </a:lnTo>
                                  <a:lnTo>
                                    <a:pt x="3621" y="3470"/>
                                  </a:lnTo>
                                  <a:lnTo>
                                    <a:pt x="3668" y="3417"/>
                                  </a:lnTo>
                                  <a:lnTo>
                                    <a:pt x="3712" y="3362"/>
                                  </a:lnTo>
                                  <a:lnTo>
                                    <a:pt x="3755" y="3305"/>
                                  </a:lnTo>
                                  <a:lnTo>
                                    <a:pt x="3796" y="3247"/>
                                  </a:lnTo>
                                  <a:lnTo>
                                    <a:pt x="3836" y="3188"/>
                                  </a:lnTo>
                                  <a:lnTo>
                                    <a:pt x="3873" y="3127"/>
                                  </a:lnTo>
                                  <a:lnTo>
                                    <a:pt x="3908" y="3065"/>
                                  </a:lnTo>
                                  <a:lnTo>
                                    <a:pt x="3941" y="3001"/>
                                  </a:lnTo>
                                  <a:lnTo>
                                    <a:pt x="3971" y="2936"/>
                                  </a:lnTo>
                                  <a:lnTo>
                                    <a:pt x="4000" y="2870"/>
                                  </a:lnTo>
                                  <a:lnTo>
                                    <a:pt x="4026" y="2803"/>
                                  </a:lnTo>
                                  <a:lnTo>
                                    <a:pt x="4050" y="2735"/>
                                  </a:lnTo>
                                  <a:lnTo>
                                    <a:pt x="4072" y="2666"/>
                                  </a:lnTo>
                                  <a:lnTo>
                                    <a:pt x="4092" y="2595"/>
                                  </a:lnTo>
                                  <a:lnTo>
                                    <a:pt x="4108" y="2524"/>
                                  </a:lnTo>
                                  <a:lnTo>
                                    <a:pt x="4123" y="2452"/>
                                  </a:lnTo>
                                  <a:lnTo>
                                    <a:pt x="4135" y="2378"/>
                                  </a:lnTo>
                                  <a:lnTo>
                                    <a:pt x="4144" y="2304"/>
                                  </a:lnTo>
                                  <a:lnTo>
                                    <a:pt x="4151" y="2230"/>
                                  </a:lnTo>
                                  <a:lnTo>
                                    <a:pt x="4155" y="2154"/>
                                  </a:lnTo>
                                  <a:lnTo>
                                    <a:pt x="4156" y="2078"/>
                                  </a:lnTo>
                                  <a:lnTo>
                                    <a:pt x="4155" y="2002"/>
                                  </a:lnTo>
                                  <a:lnTo>
                                    <a:pt x="4151" y="1926"/>
                                  </a:lnTo>
                                  <a:lnTo>
                                    <a:pt x="4144" y="1852"/>
                                  </a:lnTo>
                                  <a:lnTo>
                                    <a:pt x="4135" y="1778"/>
                                  </a:lnTo>
                                  <a:lnTo>
                                    <a:pt x="4123" y="1704"/>
                                  </a:lnTo>
                                  <a:lnTo>
                                    <a:pt x="4108" y="1632"/>
                                  </a:lnTo>
                                  <a:lnTo>
                                    <a:pt x="4092" y="1561"/>
                                  </a:lnTo>
                                  <a:lnTo>
                                    <a:pt x="4072" y="1491"/>
                                  </a:lnTo>
                                  <a:lnTo>
                                    <a:pt x="4050" y="1421"/>
                                  </a:lnTo>
                                  <a:lnTo>
                                    <a:pt x="4026" y="1353"/>
                                  </a:lnTo>
                                  <a:lnTo>
                                    <a:pt x="4000" y="1286"/>
                                  </a:lnTo>
                                  <a:lnTo>
                                    <a:pt x="3971" y="1220"/>
                                  </a:lnTo>
                                  <a:lnTo>
                                    <a:pt x="3941" y="1155"/>
                                  </a:lnTo>
                                  <a:lnTo>
                                    <a:pt x="3908" y="1091"/>
                                  </a:lnTo>
                                  <a:lnTo>
                                    <a:pt x="3873" y="1029"/>
                                  </a:lnTo>
                                  <a:lnTo>
                                    <a:pt x="3836" y="968"/>
                                  </a:lnTo>
                                  <a:lnTo>
                                    <a:pt x="3796" y="909"/>
                                  </a:lnTo>
                                  <a:lnTo>
                                    <a:pt x="3755" y="851"/>
                                  </a:lnTo>
                                  <a:lnTo>
                                    <a:pt x="3712" y="794"/>
                                  </a:lnTo>
                                  <a:lnTo>
                                    <a:pt x="3668" y="739"/>
                                  </a:lnTo>
                                  <a:lnTo>
                                    <a:pt x="3621" y="686"/>
                                  </a:lnTo>
                                  <a:lnTo>
                                    <a:pt x="3573" y="634"/>
                                  </a:lnTo>
                                  <a:lnTo>
                                    <a:pt x="3522" y="584"/>
                                  </a:lnTo>
                                  <a:lnTo>
                                    <a:pt x="3471" y="535"/>
                                  </a:lnTo>
                                  <a:lnTo>
                                    <a:pt x="3417" y="489"/>
                                  </a:lnTo>
                                  <a:lnTo>
                                    <a:pt x="3362" y="444"/>
                                  </a:lnTo>
                                  <a:lnTo>
                                    <a:pt x="3306" y="401"/>
                                  </a:lnTo>
                                  <a:lnTo>
                                    <a:pt x="3248" y="360"/>
                                  </a:lnTo>
                                  <a:lnTo>
                                    <a:pt x="3188" y="321"/>
                                  </a:lnTo>
                                  <a:lnTo>
                                    <a:pt x="3127" y="284"/>
                                  </a:lnTo>
                                  <a:lnTo>
                                    <a:pt x="3065" y="249"/>
                                  </a:lnTo>
                                  <a:lnTo>
                                    <a:pt x="3001" y="216"/>
                                  </a:lnTo>
                                  <a:lnTo>
                                    <a:pt x="2937" y="185"/>
                                  </a:lnTo>
                                  <a:lnTo>
                                    <a:pt x="2871" y="156"/>
                                  </a:lnTo>
                                  <a:lnTo>
                                    <a:pt x="2803" y="130"/>
                                  </a:lnTo>
                                  <a:lnTo>
                                    <a:pt x="2735" y="106"/>
                                  </a:lnTo>
                                  <a:lnTo>
                                    <a:pt x="2666" y="84"/>
                                  </a:lnTo>
                                  <a:lnTo>
                                    <a:pt x="2595" y="65"/>
                                  </a:lnTo>
                                  <a:lnTo>
                                    <a:pt x="2524" y="48"/>
                                  </a:lnTo>
                                  <a:lnTo>
                                    <a:pt x="2452" y="33"/>
                                  </a:lnTo>
                                  <a:lnTo>
                                    <a:pt x="2379" y="21"/>
                                  </a:lnTo>
                                  <a:lnTo>
                                    <a:pt x="2305" y="12"/>
                                  </a:lnTo>
                                  <a:lnTo>
                                    <a:pt x="2230" y="5"/>
                                  </a:lnTo>
                                  <a:lnTo>
                                    <a:pt x="2154" y="1"/>
                                  </a:lnTo>
                                  <a:lnTo>
                                    <a:pt x="2078" y="0"/>
                                  </a:lnTo>
                                  <a:lnTo>
                                    <a:pt x="2002" y="1"/>
                                  </a:lnTo>
                                  <a:lnTo>
                                    <a:pt x="1927" y="5"/>
                                  </a:lnTo>
                                  <a:lnTo>
                                    <a:pt x="1852" y="12"/>
                                  </a:lnTo>
                                  <a:lnTo>
                                    <a:pt x="1778" y="21"/>
                                  </a:lnTo>
                                  <a:lnTo>
                                    <a:pt x="1705" y="33"/>
                                  </a:lnTo>
                                  <a:lnTo>
                                    <a:pt x="1632" y="48"/>
                                  </a:lnTo>
                                  <a:lnTo>
                                    <a:pt x="1561" y="65"/>
                                  </a:lnTo>
                                  <a:lnTo>
                                    <a:pt x="1491" y="84"/>
                                  </a:lnTo>
                                  <a:lnTo>
                                    <a:pt x="1421" y="106"/>
                                  </a:lnTo>
                                  <a:lnTo>
                                    <a:pt x="1353" y="130"/>
                                  </a:lnTo>
                                  <a:lnTo>
                                    <a:pt x="1286" y="156"/>
                                  </a:lnTo>
                                  <a:lnTo>
                                    <a:pt x="1220" y="185"/>
                                  </a:lnTo>
                                  <a:lnTo>
                                    <a:pt x="1155" y="216"/>
                                  </a:lnTo>
                                  <a:lnTo>
                                    <a:pt x="1092" y="249"/>
                                  </a:lnTo>
                                  <a:lnTo>
                                    <a:pt x="1029" y="284"/>
                                  </a:lnTo>
                                  <a:lnTo>
                                    <a:pt x="968" y="321"/>
                                  </a:lnTo>
                                  <a:lnTo>
                                    <a:pt x="909" y="360"/>
                                  </a:lnTo>
                                  <a:lnTo>
                                    <a:pt x="851" y="401"/>
                                  </a:lnTo>
                                  <a:lnTo>
                                    <a:pt x="794" y="444"/>
                                  </a:lnTo>
                                  <a:lnTo>
                                    <a:pt x="739" y="489"/>
                                  </a:lnTo>
                                  <a:lnTo>
                                    <a:pt x="686" y="535"/>
                                  </a:lnTo>
                                  <a:lnTo>
                                    <a:pt x="634" y="584"/>
                                  </a:lnTo>
                                  <a:lnTo>
                                    <a:pt x="584" y="634"/>
                                  </a:lnTo>
                                  <a:lnTo>
                                    <a:pt x="535" y="686"/>
                                  </a:lnTo>
                                  <a:lnTo>
                                    <a:pt x="489" y="739"/>
                                  </a:lnTo>
                                  <a:lnTo>
                                    <a:pt x="444" y="794"/>
                                  </a:lnTo>
                                  <a:lnTo>
                                    <a:pt x="401" y="851"/>
                                  </a:lnTo>
                                  <a:lnTo>
                                    <a:pt x="360" y="909"/>
                                  </a:lnTo>
                                  <a:lnTo>
                                    <a:pt x="321" y="968"/>
                                  </a:lnTo>
                                  <a:lnTo>
                                    <a:pt x="284" y="1029"/>
                                  </a:lnTo>
                                  <a:lnTo>
                                    <a:pt x="249" y="1091"/>
                                  </a:lnTo>
                                  <a:lnTo>
                                    <a:pt x="216" y="1155"/>
                                  </a:lnTo>
                                  <a:lnTo>
                                    <a:pt x="185" y="1220"/>
                                  </a:lnTo>
                                  <a:lnTo>
                                    <a:pt x="156" y="1286"/>
                                  </a:lnTo>
                                  <a:lnTo>
                                    <a:pt x="130" y="1353"/>
                                  </a:lnTo>
                                  <a:lnTo>
                                    <a:pt x="106" y="1421"/>
                                  </a:lnTo>
                                  <a:lnTo>
                                    <a:pt x="84" y="1491"/>
                                  </a:lnTo>
                                  <a:lnTo>
                                    <a:pt x="65" y="1561"/>
                                  </a:lnTo>
                                  <a:lnTo>
                                    <a:pt x="48" y="1632"/>
                                  </a:lnTo>
                                  <a:lnTo>
                                    <a:pt x="34" y="1704"/>
                                  </a:lnTo>
                                  <a:lnTo>
                                    <a:pt x="22" y="1778"/>
                                  </a:lnTo>
                                  <a:lnTo>
                                    <a:pt x="12" y="1852"/>
                                  </a:lnTo>
                                  <a:lnTo>
                                    <a:pt x="5" y="1926"/>
                                  </a:lnTo>
                                  <a:lnTo>
                                    <a:pt x="1" y="2002"/>
                                  </a:lnTo>
                                  <a:lnTo>
                                    <a:pt x="0" y="2078"/>
                                  </a:lnTo>
                                  <a:lnTo>
                                    <a:pt x="1" y="2154"/>
                                  </a:lnTo>
                                  <a:lnTo>
                                    <a:pt x="5" y="2230"/>
                                  </a:lnTo>
                                  <a:lnTo>
                                    <a:pt x="12" y="2304"/>
                                  </a:lnTo>
                                  <a:lnTo>
                                    <a:pt x="22" y="2378"/>
                                  </a:lnTo>
                                  <a:lnTo>
                                    <a:pt x="34" y="2452"/>
                                  </a:lnTo>
                                  <a:lnTo>
                                    <a:pt x="48" y="2524"/>
                                  </a:lnTo>
                                  <a:lnTo>
                                    <a:pt x="65" y="2595"/>
                                  </a:lnTo>
                                  <a:lnTo>
                                    <a:pt x="84" y="2666"/>
                                  </a:lnTo>
                                  <a:lnTo>
                                    <a:pt x="106" y="2735"/>
                                  </a:lnTo>
                                  <a:lnTo>
                                    <a:pt x="130" y="2803"/>
                                  </a:lnTo>
                                  <a:lnTo>
                                    <a:pt x="156" y="2870"/>
                                  </a:lnTo>
                                  <a:lnTo>
                                    <a:pt x="185" y="2936"/>
                                  </a:lnTo>
                                  <a:lnTo>
                                    <a:pt x="216" y="3001"/>
                                  </a:lnTo>
                                  <a:lnTo>
                                    <a:pt x="249" y="3065"/>
                                  </a:lnTo>
                                  <a:lnTo>
                                    <a:pt x="284" y="3127"/>
                                  </a:lnTo>
                                  <a:lnTo>
                                    <a:pt x="321" y="3188"/>
                                  </a:lnTo>
                                  <a:lnTo>
                                    <a:pt x="360" y="3247"/>
                                  </a:lnTo>
                                  <a:lnTo>
                                    <a:pt x="401" y="3305"/>
                                  </a:lnTo>
                                  <a:lnTo>
                                    <a:pt x="444" y="3362"/>
                                  </a:lnTo>
                                  <a:lnTo>
                                    <a:pt x="489" y="3417"/>
                                  </a:lnTo>
                                  <a:lnTo>
                                    <a:pt x="535" y="3470"/>
                                  </a:lnTo>
                                  <a:lnTo>
                                    <a:pt x="584" y="3522"/>
                                  </a:lnTo>
                                  <a:lnTo>
                                    <a:pt x="634" y="3572"/>
                                  </a:lnTo>
                                  <a:lnTo>
                                    <a:pt x="686" y="3621"/>
                                  </a:lnTo>
                                  <a:lnTo>
                                    <a:pt x="739" y="3667"/>
                                  </a:lnTo>
                                  <a:lnTo>
                                    <a:pt x="794" y="3712"/>
                                  </a:lnTo>
                                  <a:lnTo>
                                    <a:pt x="851" y="3755"/>
                                  </a:lnTo>
                                  <a:lnTo>
                                    <a:pt x="909" y="3796"/>
                                  </a:lnTo>
                                  <a:lnTo>
                                    <a:pt x="968" y="3835"/>
                                  </a:lnTo>
                                  <a:lnTo>
                                    <a:pt x="1029" y="3872"/>
                                  </a:lnTo>
                                  <a:lnTo>
                                    <a:pt x="1092" y="3908"/>
                                  </a:lnTo>
                                  <a:lnTo>
                                    <a:pt x="1155" y="3940"/>
                                  </a:lnTo>
                                  <a:lnTo>
                                    <a:pt x="1220" y="3971"/>
                                  </a:lnTo>
                                  <a:lnTo>
                                    <a:pt x="1286" y="4000"/>
                                  </a:lnTo>
                                  <a:lnTo>
                                    <a:pt x="1353" y="4026"/>
                                  </a:lnTo>
                                  <a:lnTo>
                                    <a:pt x="1421" y="4050"/>
                                  </a:lnTo>
                                  <a:lnTo>
                                    <a:pt x="1491" y="4072"/>
                                  </a:lnTo>
                                  <a:lnTo>
                                    <a:pt x="1561" y="4091"/>
                                  </a:lnTo>
                                  <a:lnTo>
                                    <a:pt x="1632" y="4108"/>
                                  </a:lnTo>
                                  <a:lnTo>
                                    <a:pt x="1705" y="4123"/>
                                  </a:lnTo>
                                  <a:lnTo>
                                    <a:pt x="1778" y="4135"/>
                                  </a:lnTo>
                                  <a:lnTo>
                                    <a:pt x="1852" y="4144"/>
                                  </a:lnTo>
                                  <a:lnTo>
                                    <a:pt x="1927" y="4151"/>
                                  </a:lnTo>
                                  <a:lnTo>
                                    <a:pt x="2002" y="4155"/>
                                  </a:lnTo>
                                  <a:lnTo>
                                    <a:pt x="2078" y="4156"/>
                                  </a:lnTo>
                                  <a:close/>
                                </a:path>
                              </a:pathLst>
                            </a:custGeom>
                            <a:noFill/>
                            <a:ln cap="flat" cmpd="sng" w="38100">
                              <a:solidFill>
                                <a:srgbClr val="0083C9"/>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7224" y="4390"/>
                              <a:ext cx="4156" cy="4156"/>
                            </a:xfrm>
                            <a:custGeom>
                              <a:rect b="b" l="l" r="r" t="t"/>
                              <a:pathLst>
                                <a:path extrusionOk="0" h="4156" w="4156">
                                  <a:moveTo>
                                    <a:pt x="2078" y="4156"/>
                                  </a:moveTo>
                                  <a:lnTo>
                                    <a:pt x="2154" y="4155"/>
                                  </a:lnTo>
                                  <a:lnTo>
                                    <a:pt x="2230" y="4151"/>
                                  </a:lnTo>
                                  <a:lnTo>
                                    <a:pt x="2304" y="4144"/>
                                  </a:lnTo>
                                  <a:lnTo>
                                    <a:pt x="2378" y="4134"/>
                                  </a:lnTo>
                                  <a:lnTo>
                                    <a:pt x="2452" y="4123"/>
                                  </a:lnTo>
                                  <a:lnTo>
                                    <a:pt x="2524" y="4108"/>
                                  </a:lnTo>
                                  <a:lnTo>
                                    <a:pt x="2595" y="4091"/>
                                  </a:lnTo>
                                  <a:lnTo>
                                    <a:pt x="2666" y="4072"/>
                                  </a:lnTo>
                                  <a:lnTo>
                                    <a:pt x="2735" y="4050"/>
                                  </a:lnTo>
                                  <a:lnTo>
                                    <a:pt x="2803" y="4026"/>
                                  </a:lnTo>
                                  <a:lnTo>
                                    <a:pt x="2870" y="4000"/>
                                  </a:lnTo>
                                  <a:lnTo>
                                    <a:pt x="2936" y="3971"/>
                                  </a:lnTo>
                                  <a:lnTo>
                                    <a:pt x="3001" y="3940"/>
                                  </a:lnTo>
                                  <a:lnTo>
                                    <a:pt x="3065" y="3907"/>
                                  </a:lnTo>
                                  <a:lnTo>
                                    <a:pt x="3127" y="3872"/>
                                  </a:lnTo>
                                  <a:lnTo>
                                    <a:pt x="3188" y="3835"/>
                                  </a:lnTo>
                                  <a:lnTo>
                                    <a:pt x="3247" y="3796"/>
                                  </a:lnTo>
                                  <a:lnTo>
                                    <a:pt x="3305" y="3755"/>
                                  </a:lnTo>
                                  <a:lnTo>
                                    <a:pt x="3362" y="3712"/>
                                  </a:lnTo>
                                  <a:lnTo>
                                    <a:pt x="3417" y="3667"/>
                                  </a:lnTo>
                                  <a:lnTo>
                                    <a:pt x="3470" y="3621"/>
                                  </a:lnTo>
                                  <a:lnTo>
                                    <a:pt x="3522" y="3572"/>
                                  </a:lnTo>
                                  <a:lnTo>
                                    <a:pt x="3572" y="3522"/>
                                  </a:lnTo>
                                  <a:lnTo>
                                    <a:pt x="3621" y="3470"/>
                                  </a:lnTo>
                                  <a:lnTo>
                                    <a:pt x="3667" y="3417"/>
                                  </a:lnTo>
                                  <a:lnTo>
                                    <a:pt x="3712" y="3362"/>
                                  </a:lnTo>
                                  <a:lnTo>
                                    <a:pt x="3755" y="3305"/>
                                  </a:lnTo>
                                  <a:lnTo>
                                    <a:pt x="3796" y="3247"/>
                                  </a:lnTo>
                                  <a:lnTo>
                                    <a:pt x="3835" y="3188"/>
                                  </a:lnTo>
                                  <a:lnTo>
                                    <a:pt x="3872" y="3127"/>
                                  </a:lnTo>
                                  <a:lnTo>
                                    <a:pt x="3908" y="3064"/>
                                  </a:lnTo>
                                  <a:lnTo>
                                    <a:pt x="3940" y="3001"/>
                                  </a:lnTo>
                                  <a:lnTo>
                                    <a:pt x="3971" y="2936"/>
                                  </a:lnTo>
                                  <a:lnTo>
                                    <a:pt x="4000" y="2870"/>
                                  </a:lnTo>
                                  <a:lnTo>
                                    <a:pt x="4026" y="2803"/>
                                  </a:lnTo>
                                  <a:lnTo>
                                    <a:pt x="4050" y="2735"/>
                                  </a:lnTo>
                                  <a:lnTo>
                                    <a:pt x="4072" y="2665"/>
                                  </a:lnTo>
                                  <a:lnTo>
                                    <a:pt x="4091" y="2595"/>
                                  </a:lnTo>
                                  <a:lnTo>
                                    <a:pt x="4108" y="2524"/>
                                  </a:lnTo>
                                  <a:lnTo>
                                    <a:pt x="4123" y="2451"/>
                                  </a:lnTo>
                                  <a:lnTo>
                                    <a:pt x="4135" y="2378"/>
                                  </a:lnTo>
                                  <a:lnTo>
                                    <a:pt x="4144" y="2304"/>
                                  </a:lnTo>
                                  <a:lnTo>
                                    <a:pt x="4151" y="2229"/>
                                  </a:lnTo>
                                  <a:lnTo>
                                    <a:pt x="4155" y="2154"/>
                                  </a:lnTo>
                                  <a:lnTo>
                                    <a:pt x="4156" y="2078"/>
                                  </a:lnTo>
                                  <a:lnTo>
                                    <a:pt x="4155" y="2002"/>
                                  </a:lnTo>
                                  <a:lnTo>
                                    <a:pt x="4151" y="1926"/>
                                  </a:lnTo>
                                  <a:lnTo>
                                    <a:pt x="4144" y="1851"/>
                                  </a:lnTo>
                                  <a:lnTo>
                                    <a:pt x="4135" y="1777"/>
                                  </a:lnTo>
                                  <a:lnTo>
                                    <a:pt x="4123" y="1704"/>
                                  </a:lnTo>
                                  <a:lnTo>
                                    <a:pt x="4108" y="1632"/>
                                  </a:lnTo>
                                  <a:lnTo>
                                    <a:pt x="4091" y="1561"/>
                                  </a:lnTo>
                                  <a:lnTo>
                                    <a:pt x="4072" y="1490"/>
                                  </a:lnTo>
                                  <a:lnTo>
                                    <a:pt x="4050" y="1421"/>
                                  </a:lnTo>
                                  <a:lnTo>
                                    <a:pt x="4026" y="1353"/>
                                  </a:lnTo>
                                  <a:lnTo>
                                    <a:pt x="4000" y="1285"/>
                                  </a:lnTo>
                                  <a:lnTo>
                                    <a:pt x="3971" y="1219"/>
                                  </a:lnTo>
                                  <a:lnTo>
                                    <a:pt x="3940" y="1155"/>
                                  </a:lnTo>
                                  <a:lnTo>
                                    <a:pt x="3908" y="1091"/>
                                  </a:lnTo>
                                  <a:lnTo>
                                    <a:pt x="3872" y="1029"/>
                                  </a:lnTo>
                                  <a:lnTo>
                                    <a:pt x="3835" y="968"/>
                                  </a:lnTo>
                                  <a:lnTo>
                                    <a:pt x="3796" y="909"/>
                                  </a:lnTo>
                                  <a:lnTo>
                                    <a:pt x="3755" y="850"/>
                                  </a:lnTo>
                                  <a:lnTo>
                                    <a:pt x="3712" y="794"/>
                                  </a:lnTo>
                                  <a:lnTo>
                                    <a:pt x="3667" y="739"/>
                                  </a:lnTo>
                                  <a:lnTo>
                                    <a:pt x="3621" y="685"/>
                                  </a:lnTo>
                                  <a:lnTo>
                                    <a:pt x="3572" y="634"/>
                                  </a:lnTo>
                                  <a:lnTo>
                                    <a:pt x="3522" y="583"/>
                                  </a:lnTo>
                                  <a:lnTo>
                                    <a:pt x="3470" y="535"/>
                                  </a:lnTo>
                                  <a:lnTo>
                                    <a:pt x="3417" y="488"/>
                                  </a:lnTo>
                                  <a:lnTo>
                                    <a:pt x="3362" y="444"/>
                                  </a:lnTo>
                                  <a:lnTo>
                                    <a:pt x="3305" y="401"/>
                                  </a:lnTo>
                                  <a:lnTo>
                                    <a:pt x="3247" y="360"/>
                                  </a:lnTo>
                                  <a:lnTo>
                                    <a:pt x="3188" y="320"/>
                                  </a:lnTo>
                                  <a:lnTo>
                                    <a:pt x="3127" y="283"/>
                                  </a:lnTo>
                                  <a:lnTo>
                                    <a:pt x="3065" y="248"/>
                                  </a:lnTo>
                                  <a:lnTo>
                                    <a:pt x="3001" y="215"/>
                                  </a:lnTo>
                                  <a:lnTo>
                                    <a:pt x="2936" y="185"/>
                                  </a:lnTo>
                                  <a:lnTo>
                                    <a:pt x="2870" y="156"/>
                                  </a:lnTo>
                                  <a:lnTo>
                                    <a:pt x="2803" y="130"/>
                                  </a:lnTo>
                                  <a:lnTo>
                                    <a:pt x="2735" y="106"/>
                                  </a:lnTo>
                                  <a:lnTo>
                                    <a:pt x="2666" y="84"/>
                                  </a:lnTo>
                                  <a:lnTo>
                                    <a:pt x="2595" y="64"/>
                                  </a:lnTo>
                                  <a:lnTo>
                                    <a:pt x="2524" y="48"/>
                                  </a:lnTo>
                                  <a:lnTo>
                                    <a:pt x="2452" y="33"/>
                                  </a:lnTo>
                                  <a:lnTo>
                                    <a:pt x="2378" y="21"/>
                                  </a:lnTo>
                                  <a:lnTo>
                                    <a:pt x="2304" y="12"/>
                                  </a:lnTo>
                                  <a:lnTo>
                                    <a:pt x="2230" y="5"/>
                                  </a:lnTo>
                                  <a:lnTo>
                                    <a:pt x="2154" y="1"/>
                                  </a:lnTo>
                                  <a:lnTo>
                                    <a:pt x="2078" y="0"/>
                                  </a:lnTo>
                                  <a:lnTo>
                                    <a:pt x="2002" y="1"/>
                                  </a:lnTo>
                                  <a:lnTo>
                                    <a:pt x="1926" y="5"/>
                                  </a:lnTo>
                                  <a:lnTo>
                                    <a:pt x="1852" y="12"/>
                                  </a:lnTo>
                                  <a:lnTo>
                                    <a:pt x="1778" y="21"/>
                                  </a:lnTo>
                                  <a:lnTo>
                                    <a:pt x="1704" y="33"/>
                                  </a:lnTo>
                                  <a:lnTo>
                                    <a:pt x="1632" y="48"/>
                                  </a:lnTo>
                                  <a:lnTo>
                                    <a:pt x="1561" y="64"/>
                                  </a:lnTo>
                                  <a:lnTo>
                                    <a:pt x="1490" y="84"/>
                                  </a:lnTo>
                                  <a:lnTo>
                                    <a:pt x="1421" y="106"/>
                                  </a:lnTo>
                                  <a:lnTo>
                                    <a:pt x="1353" y="130"/>
                                  </a:lnTo>
                                  <a:lnTo>
                                    <a:pt x="1286" y="156"/>
                                  </a:lnTo>
                                  <a:lnTo>
                                    <a:pt x="1220" y="185"/>
                                  </a:lnTo>
                                  <a:lnTo>
                                    <a:pt x="1155" y="215"/>
                                  </a:lnTo>
                                  <a:lnTo>
                                    <a:pt x="1091" y="248"/>
                                  </a:lnTo>
                                  <a:lnTo>
                                    <a:pt x="1029" y="283"/>
                                  </a:lnTo>
                                  <a:lnTo>
                                    <a:pt x="968" y="320"/>
                                  </a:lnTo>
                                  <a:lnTo>
                                    <a:pt x="909" y="360"/>
                                  </a:lnTo>
                                  <a:lnTo>
                                    <a:pt x="851" y="401"/>
                                  </a:lnTo>
                                  <a:lnTo>
                                    <a:pt x="794" y="444"/>
                                  </a:lnTo>
                                  <a:lnTo>
                                    <a:pt x="739" y="488"/>
                                  </a:lnTo>
                                  <a:lnTo>
                                    <a:pt x="686" y="535"/>
                                  </a:lnTo>
                                  <a:lnTo>
                                    <a:pt x="634" y="583"/>
                                  </a:lnTo>
                                  <a:lnTo>
                                    <a:pt x="584" y="634"/>
                                  </a:lnTo>
                                  <a:lnTo>
                                    <a:pt x="535" y="685"/>
                                  </a:lnTo>
                                  <a:lnTo>
                                    <a:pt x="489" y="739"/>
                                  </a:lnTo>
                                  <a:lnTo>
                                    <a:pt x="444" y="794"/>
                                  </a:lnTo>
                                  <a:lnTo>
                                    <a:pt x="401" y="850"/>
                                  </a:lnTo>
                                  <a:lnTo>
                                    <a:pt x="360" y="909"/>
                                  </a:lnTo>
                                  <a:lnTo>
                                    <a:pt x="321" y="968"/>
                                  </a:lnTo>
                                  <a:lnTo>
                                    <a:pt x="284" y="1029"/>
                                  </a:lnTo>
                                  <a:lnTo>
                                    <a:pt x="249" y="1091"/>
                                  </a:lnTo>
                                  <a:lnTo>
                                    <a:pt x="216" y="1155"/>
                                  </a:lnTo>
                                  <a:lnTo>
                                    <a:pt x="185" y="1219"/>
                                  </a:lnTo>
                                  <a:lnTo>
                                    <a:pt x="156" y="1285"/>
                                  </a:lnTo>
                                  <a:lnTo>
                                    <a:pt x="130" y="1353"/>
                                  </a:lnTo>
                                  <a:lnTo>
                                    <a:pt x="106" y="1421"/>
                                  </a:lnTo>
                                  <a:lnTo>
                                    <a:pt x="84" y="1490"/>
                                  </a:lnTo>
                                  <a:lnTo>
                                    <a:pt x="65" y="1561"/>
                                  </a:lnTo>
                                  <a:lnTo>
                                    <a:pt x="48" y="1632"/>
                                  </a:lnTo>
                                  <a:lnTo>
                                    <a:pt x="33" y="1704"/>
                                  </a:lnTo>
                                  <a:lnTo>
                                    <a:pt x="21" y="1777"/>
                                  </a:lnTo>
                                  <a:lnTo>
                                    <a:pt x="12" y="1851"/>
                                  </a:lnTo>
                                  <a:lnTo>
                                    <a:pt x="5" y="1926"/>
                                  </a:lnTo>
                                  <a:lnTo>
                                    <a:pt x="1" y="2002"/>
                                  </a:lnTo>
                                  <a:lnTo>
                                    <a:pt x="0" y="2078"/>
                                  </a:lnTo>
                                  <a:lnTo>
                                    <a:pt x="1" y="2154"/>
                                  </a:lnTo>
                                  <a:lnTo>
                                    <a:pt x="5" y="2229"/>
                                  </a:lnTo>
                                  <a:lnTo>
                                    <a:pt x="12" y="2304"/>
                                  </a:lnTo>
                                  <a:lnTo>
                                    <a:pt x="21" y="2378"/>
                                  </a:lnTo>
                                  <a:lnTo>
                                    <a:pt x="33" y="2451"/>
                                  </a:lnTo>
                                  <a:lnTo>
                                    <a:pt x="48" y="2524"/>
                                  </a:lnTo>
                                  <a:lnTo>
                                    <a:pt x="65" y="2595"/>
                                  </a:lnTo>
                                  <a:lnTo>
                                    <a:pt x="84" y="2665"/>
                                  </a:lnTo>
                                  <a:lnTo>
                                    <a:pt x="106" y="2735"/>
                                  </a:lnTo>
                                  <a:lnTo>
                                    <a:pt x="130" y="2803"/>
                                  </a:lnTo>
                                  <a:lnTo>
                                    <a:pt x="156" y="2870"/>
                                  </a:lnTo>
                                  <a:lnTo>
                                    <a:pt x="185" y="2936"/>
                                  </a:lnTo>
                                  <a:lnTo>
                                    <a:pt x="216" y="3001"/>
                                  </a:lnTo>
                                  <a:lnTo>
                                    <a:pt x="249" y="3064"/>
                                  </a:lnTo>
                                  <a:lnTo>
                                    <a:pt x="284" y="3127"/>
                                  </a:lnTo>
                                  <a:lnTo>
                                    <a:pt x="321" y="3188"/>
                                  </a:lnTo>
                                  <a:lnTo>
                                    <a:pt x="360" y="3247"/>
                                  </a:lnTo>
                                  <a:lnTo>
                                    <a:pt x="401" y="3305"/>
                                  </a:lnTo>
                                  <a:lnTo>
                                    <a:pt x="444" y="3362"/>
                                  </a:lnTo>
                                  <a:lnTo>
                                    <a:pt x="489" y="3417"/>
                                  </a:lnTo>
                                  <a:lnTo>
                                    <a:pt x="535" y="3470"/>
                                  </a:lnTo>
                                  <a:lnTo>
                                    <a:pt x="584" y="3522"/>
                                  </a:lnTo>
                                  <a:lnTo>
                                    <a:pt x="634" y="3572"/>
                                  </a:lnTo>
                                  <a:lnTo>
                                    <a:pt x="686" y="3621"/>
                                  </a:lnTo>
                                  <a:lnTo>
                                    <a:pt x="739" y="3667"/>
                                  </a:lnTo>
                                  <a:lnTo>
                                    <a:pt x="794" y="3712"/>
                                  </a:lnTo>
                                  <a:lnTo>
                                    <a:pt x="851" y="3755"/>
                                  </a:lnTo>
                                  <a:lnTo>
                                    <a:pt x="909" y="3796"/>
                                  </a:lnTo>
                                  <a:lnTo>
                                    <a:pt x="968" y="3835"/>
                                  </a:lnTo>
                                  <a:lnTo>
                                    <a:pt x="1029" y="3872"/>
                                  </a:lnTo>
                                  <a:lnTo>
                                    <a:pt x="1091" y="3907"/>
                                  </a:lnTo>
                                  <a:lnTo>
                                    <a:pt x="1155" y="3940"/>
                                  </a:lnTo>
                                  <a:lnTo>
                                    <a:pt x="1220" y="3971"/>
                                  </a:lnTo>
                                  <a:lnTo>
                                    <a:pt x="1286" y="4000"/>
                                  </a:lnTo>
                                  <a:lnTo>
                                    <a:pt x="1353" y="4026"/>
                                  </a:lnTo>
                                  <a:lnTo>
                                    <a:pt x="1421" y="4050"/>
                                  </a:lnTo>
                                  <a:lnTo>
                                    <a:pt x="1490" y="4072"/>
                                  </a:lnTo>
                                  <a:lnTo>
                                    <a:pt x="1561" y="4091"/>
                                  </a:lnTo>
                                  <a:lnTo>
                                    <a:pt x="1632" y="4108"/>
                                  </a:lnTo>
                                  <a:lnTo>
                                    <a:pt x="1704" y="4123"/>
                                  </a:lnTo>
                                  <a:lnTo>
                                    <a:pt x="1778" y="4134"/>
                                  </a:lnTo>
                                  <a:lnTo>
                                    <a:pt x="1852" y="4144"/>
                                  </a:lnTo>
                                  <a:lnTo>
                                    <a:pt x="1926" y="4151"/>
                                  </a:lnTo>
                                  <a:lnTo>
                                    <a:pt x="2002" y="4155"/>
                                  </a:lnTo>
                                  <a:lnTo>
                                    <a:pt x="2078" y="4156"/>
                                  </a:lnTo>
                                  <a:close/>
                                </a:path>
                              </a:pathLst>
                            </a:custGeom>
                            <a:noFill/>
                            <a:ln cap="flat" cmpd="sng" w="38100">
                              <a:solidFill>
                                <a:srgbClr val="EC1C23"/>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241" y="4390"/>
                              <a:ext cx="4157" cy="4156"/>
                            </a:xfrm>
                            <a:custGeom>
                              <a:rect b="b" l="l" r="r" t="t"/>
                              <a:pathLst>
                                <a:path extrusionOk="0" h="4156" w="4157">
                                  <a:moveTo>
                                    <a:pt x="2078" y="4156"/>
                                  </a:moveTo>
                                  <a:lnTo>
                                    <a:pt x="2155" y="4155"/>
                                  </a:lnTo>
                                  <a:lnTo>
                                    <a:pt x="2230" y="4151"/>
                                  </a:lnTo>
                                  <a:lnTo>
                                    <a:pt x="2305" y="4144"/>
                                  </a:lnTo>
                                  <a:lnTo>
                                    <a:pt x="2379" y="4134"/>
                                  </a:lnTo>
                                  <a:lnTo>
                                    <a:pt x="2452" y="4123"/>
                                  </a:lnTo>
                                  <a:lnTo>
                                    <a:pt x="2524" y="4108"/>
                                  </a:lnTo>
                                  <a:lnTo>
                                    <a:pt x="2596" y="4091"/>
                                  </a:lnTo>
                                  <a:lnTo>
                                    <a:pt x="2666" y="4072"/>
                                  </a:lnTo>
                                  <a:lnTo>
                                    <a:pt x="2735" y="4050"/>
                                  </a:lnTo>
                                  <a:lnTo>
                                    <a:pt x="2804" y="4026"/>
                                  </a:lnTo>
                                  <a:lnTo>
                                    <a:pt x="2871" y="4000"/>
                                  </a:lnTo>
                                  <a:lnTo>
                                    <a:pt x="2937" y="3971"/>
                                  </a:lnTo>
                                  <a:lnTo>
                                    <a:pt x="3002" y="3940"/>
                                  </a:lnTo>
                                  <a:lnTo>
                                    <a:pt x="3065" y="3907"/>
                                  </a:lnTo>
                                  <a:lnTo>
                                    <a:pt x="3127" y="3872"/>
                                  </a:lnTo>
                                  <a:lnTo>
                                    <a:pt x="3188" y="3835"/>
                                  </a:lnTo>
                                  <a:lnTo>
                                    <a:pt x="3248" y="3796"/>
                                  </a:lnTo>
                                  <a:lnTo>
                                    <a:pt x="3306" y="3755"/>
                                  </a:lnTo>
                                  <a:lnTo>
                                    <a:pt x="3362" y="3712"/>
                                  </a:lnTo>
                                  <a:lnTo>
                                    <a:pt x="3417" y="3667"/>
                                  </a:lnTo>
                                  <a:lnTo>
                                    <a:pt x="3471" y="3621"/>
                                  </a:lnTo>
                                  <a:lnTo>
                                    <a:pt x="3523" y="3572"/>
                                  </a:lnTo>
                                  <a:lnTo>
                                    <a:pt x="3573" y="3522"/>
                                  </a:lnTo>
                                  <a:lnTo>
                                    <a:pt x="3621" y="3470"/>
                                  </a:lnTo>
                                  <a:lnTo>
                                    <a:pt x="3668" y="3417"/>
                                  </a:lnTo>
                                  <a:lnTo>
                                    <a:pt x="3713" y="3362"/>
                                  </a:lnTo>
                                  <a:lnTo>
                                    <a:pt x="3756" y="3305"/>
                                  </a:lnTo>
                                  <a:lnTo>
                                    <a:pt x="3797" y="3247"/>
                                  </a:lnTo>
                                  <a:lnTo>
                                    <a:pt x="3836" y="3188"/>
                                  </a:lnTo>
                                  <a:lnTo>
                                    <a:pt x="3873" y="3127"/>
                                  </a:lnTo>
                                  <a:lnTo>
                                    <a:pt x="3908" y="3064"/>
                                  </a:lnTo>
                                  <a:lnTo>
                                    <a:pt x="3941" y="3001"/>
                                  </a:lnTo>
                                  <a:lnTo>
                                    <a:pt x="3972" y="2936"/>
                                  </a:lnTo>
                                  <a:lnTo>
                                    <a:pt x="4000" y="2870"/>
                                  </a:lnTo>
                                  <a:lnTo>
                                    <a:pt x="4027" y="2803"/>
                                  </a:lnTo>
                                  <a:lnTo>
                                    <a:pt x="4051" y="2735"/>
                                  </a:lnTo>
                                  <a:lnTo>
                                    <a:pt x="4072" y="2665"/>
                                  </a:lnTo>
                                  <a:lnTo>
                                    <a:pt x="4092" y="2595"/>
                                  </a:lnTo>
                                  <a:lnTo>
                                    <a:pt x="4109" y="2524"/>
                                  </a:lnTo>
                                  <a:lnTo>
                                    <a:pt x="4123" y="2451"/>
                                  </a:lnTo>
                                  <a:lnTo>
                                    <a:pt x="4135" y="2378"/>
                                  </a:lnTo>
                                  <a:lnTo>
                                    <a:pt x="4144" y="2304"/>
                                  </a:lnTo>
                                  <a:lnTo>
                                    <a:pt x="4151" y="2229"/>
                                  </a:lnTo>
                                  <a:lnTo>
                                    <a:pt x="4155" y="2154"/>
                                  </a:lnTo>
                                  <a:lnTo>
                                    <a:pt x="4157" y="2078"/>
                                  </a:lnTo>
                                  <a:lnTo>
                                    <a:pt x="4155" y="2002"/>
                                  </a:lnTo>
                                  <a:lnTo>
                                    <a:pt x="4151" y="1926"/>
                                  </a:lnTo>
                                  <a:lnTo>
                                    <a:pt x="4144" y="1851"/>
                                  </a:lnTo>
                                  <a:lnTo>
                                    <a:pt x="4135" y="1777"/>
                                  </a:lnTo>
                                  <a:lnTo>
                                    <a:pt x="4123" y="1704"/>
                                  </a:lnTo>
                                  <a:lnTo>
                                    <a:pt x="4109" y="1632"/>
                                  </a:lnTo>
                                  <a:lnTo>
                                    <a:pt x="4092" y="1561"/>
                                  </a:lnTo>
                                  <a:lnTo>
                                    <a:pt x="4072" y="1490"/>
                                  </a:lnTo>
                                  <a:lnTo>
                                    <a:pt x="4051" y="1421"/>
                                  </a:lnTo>
                                  <a:lnTo>
                                    <a:pt x="4027" y="1353"/>
                                  </a:lnTo>
                                  <a:lnTo>
                                    <a:pt x="4000" y="1285"/>
                                  </a:lnTo>
                                  <a:lnTo>
                                    <a:pt x="3972" y="1219"/>
                                  </a:lnTo>
                                  <a:lnTo>
                                    <a:pt x="3941" y="1155"/>
                                  </a:lnTo>
                                  <a:lnTo>
                                    <a:pt x="3908" y="1091"/>
                                  </a:lnTo>
                                  <a:lnTo>
                                    <a:pt x="3873" y="1029"/>
                                  </a:lnTo>
                                  <a:lnTo>
                                    <a:pt x="3836" y="968"/>
                                  </a:lnTo>
                                  <a:lnTo>
                                    <a:pt x="3797" y="909"/>
                                  </a:lnTo>
                                  <a:lnTo>
                                    <a:pt x="3756" y="850"/>
                                  </a:lnTo>
                                  <a:lnTo>
                                    <a:pt x="3713" y="794"/>
                                  </a:lnTo>
                                  <a:lnTo>
                                    <a:pt x="3668" y="739"/>
                                  </a:lnTo>
                                  <a:lnTo>
                                    <a:pt x="3621" y="685"/>
                                  </a:lnTo>
                                  <a:lnTo>
                                    <a:pt x="3573" y="634"/>
                                  </a:lnTo>
                                  <a:lnTo>
                                    <a:pt x="3523" y="583"/>
                                  </a:lnTo>
                                  <a:lnTo>
                                    <a:pt x="3471" y="535"/>
                                  </a:lnTo>
                                  <a:lnTo>
                                    <a:pt x="3417" y="488"/>
                                  </a:lnTo>
                                  <a:lnTo>
                                    <a:pt x="3362" y="444"/>
                                  </a:lnTo>
                                  <a:lnTo>
                                    <a:pt x="3306" y="401"/>
                                  </a:lnTo>
                                  <a:lnTo>
                                    <a:pt x="3248" y="360"/>
                                  </a:lnTo>
                                  <a:lnTo>
                                    <a:pt x="3188" y="320"/>
                                  </a:lnTo>
                                  <a:lnTo>
                                    <a:pt x="3127" y="283"/>
                                  </a:lnTo>
                                  <a:lnTo>
                                    <a:pt x="3065" y="248"/>
                                  </a:lnTo>
                                  <a:lnTo>
                                    <a:pt x="3002" y="215"/>
                                  </a:lnTo>
                                  <a:lnTo>
                                    <a:pt x="2937" y="185"/>
                                  </a:lnTo>
                                  <a:lnTo>
                                    <a:pt x="2871" y="156"/>
                                  </a:lnTo>
                                  <a:lnTo>
                                    <a:pt x="2804" y="130"/>
                                  </a:lnTo>
                                  <a:lnTo>
                                    <a:pt x="2735" y="106"/>
                                  </a:lnTo>
                                  <a:lnTo>
                                    <a:pt x="2666" y="84"/>
                                  </a:lnTo>
                                  <a:lnTo>
                                    <a:pt x="2596" y="64"/>
                                  </a:lnTo>
                                  <a:lnTo>
                                    <a:pt x="2524" y="48"/>
                                  </a:lnTo>
                                  <a:lnTo>
                                    <a:pt x="2452" y="33"/>
                                  </a:lnTo>
                                  <a:lnTo>
                                    <a:pt x="2379" y="21"/>
                                  </a:lnTo>
                                  <a:lnTo>
                                    <a:pt x="2305" y="12"/>
                                  </a:lnTo>
                                  <a:lnTo>
                                    <a:pt x="2230" y="5"/>
                                  </a:lnTo>
                                  <a:lnTo>
                                    <a:pt x="2155" y="1"/>
                                  </a:lnTo>
                                  <a:lnTo>
                                    <a:pt x="2078" y="0"/>
                                  </a:lnTo>
                                  <a:lnTo>
                                    <a:pt x="2002" y="1"/>
                                  </a:lnTo>
                                  <a:lnTo>
                                    <a:pt x="1927" y="5"/>
                                  </a:lnTo>
                                  <a:lnTo>
                                    <a:pt x="1852" y="12"/>
                                  </a:lnTo>
                                  <a:lnTo>
                                    <a:pt x="1778" y="21"/>
                                  </a:lnTo>
                                  <a:lnTo>
                                    <a:pt x="1705" y="33"/>
                                  </a:lnTo>
                                  <a:lnTo>
                                    <a:pt x="1633" y="48"/>
                                  </a:lnTo>
                                  <a:lnTo>
                                    <a:pt x="1561" y="64"/>
                                  </a:lnTo>
                                  <a:lnTo>
                                    <a:pt x="1491" y="84"/>
                                  </a:lnTo>
                                  <a:lnTo>
                                    <a:pt x="1422" y="106"/>
                                  </a:lnTo>
                                  <a:lnTo>
                                    <a:pt x="1353" y="130"/>
                                  </a:lnTo>
                                  <a:lnTo>
                                    <a:pt x="1286" y="156"/>
                                  </a:lnTo>
                                  <a:lnTo>
                                    <a:pt x="1220" y="185"/>
                                  </a:lnTo>
                                  <a:lnTo>
                                    <a:pt x="1155" y="215"/>
                                  </a:lnTo>
                                  <a:lnTo>
                                    <a:pt x="1092" y="248"/>
                                  </a:lnTo>
                                  <a:lnTo>
                                    <a:pt x="1029" y="283"/>
                                  </a:lnTo>
                                  <a:lnTo>
                                    <a:pt x="969" y="320"/>
                                  </a:lnTo>
                                  <a:lnTo>
                                    <a:pt x="909" y="360"/>
                                  </a:lnTo>
                                  <a:lnTo>
                                    <a:pt x="851" y="401"/>
                                  </a:lnTo>
                                  <a:lnTo>
                                    <a:pt x="794" y="444"/>
                                  </a:lnTo>
                                  <a:lnTo>
                                    <a:pt x="739" y="488"/>
                                  </a:lnTo>
                                  <a:lnTo>
                                    <a:pt x="686" y="535"/>
                                  </a:lnTo>
                                  <a:lnTo>
                                    <a:pt x="634" y="583"/>
                                  </a:lnTo>
                                  <a:lnTo>
                                    <a:pt x="584" y="634"/>
                                  </a:lnTo>
                                  <a:lnTo>
                                    <a:pt x="536" y="685"/>
                                  </a:lnTo>
                                  <a:lnTo>
                                    <a:pt x="489" y="739"/>
                                  </a:lnTo>
                                  <a:lnTo>
                                    <a:pt x="444" y="794"/>
                                  </a:lnTo>
                                  <a:lnTo>
                                    <a:pt x="401" y="850"/>
                                  </a:lnTo>
                                  <a:lnTo>
                                    <a:pt x="360" y="909"/>
                                  </a:lnTo>
                                  <a:lnTo>
                                    <a:pt x="321" y="968"/>
                                  </a:lnTo>
                                  <a:lnTo>
                                    <a:pt x="284" y="1029"/>
                                  </a:lnTo>
                                  <a:lnTo>
                                    <a:pt x="249" y="1091"/>
                                  </a:lnTo>
                                  <a:lnTo>
                                    <a:pt x="216" y="1155"/>
                                  </a:lnTo>
                                  <a:lnTo>
                                    <a:pt x="185" y="1219"/>
                                  </a:lnTo>
                                  <a:lnTo>
                                    <a:pt x="157" y="1285"/>
                                  </a:lnTo>
                                  <a:lnTo>
                                    <a:pt x="130" y="1353"/>
                                  </a:lnTo>
                                  <a:lnTo>
                                    <a:pt x="106" y="1421"/>
                                  </a:lnTo>
                                  <a:lnTo>
                                    <a:pt x="84" y="1490"/>
                                  </a:lnTo>
                                  <a:lnTo>
                                    <a:pt x="65" y="1561"/>
                                  </a:lnTo>
                                  <a:lnTo>
                                    <a:pt x="48" y="1632"/>
                                  </a:lnTo>
                                  <a:lnTo>
                                    <a:pt x="34" y="1704"/>
                                  </a:lnTo>
                                  <a:lnTo>
                                    <a:pt x="22" y="1777"/>
                                  </a:lnTo>
                                  <a:lnTo>
                                    <a:pt x="12" y="1851"/>
                                  </a:lnTo>
                                  <a:lnTo>
                                    <a:pt x="6" y="1926"/>
                                  </a:lnTo>
                                  <a:lnTo>
                                    <a:pt x="2" y="2002"/>
                                  </a:lnTo>
                                  <a:lnTo>
                                    <a:pt x="0" y="2078"/>
                                  </a:lnTo>
                                  <a:lnTo>
                                    <a:pt x="2" y="2154"/>
                                  </a:lnTo>
                                  <a:lnTo>
                                    <a:pt x="6" y="2229"/>
                                  </a:lnTo>
                                  <a:lnTo>
                                    <a:pt x="12" y="2304"/>
                                  </a:lnTo>
                                  <a:lnTo>
                                    <a:pt x="22" y="2378"/>
                                  </a:lnTo>
                                  <a:lnTo>
                                    <a:pt x="34" y="2451"/>
                                  </a:lnTo>
                                  <a:lnTo>
                                    <a:pt x="48" y="2524"/>
                                  </a:lnTo>
                                  <a:lnTo>
                                    <a:pt x="65" y="2595"/>
                                  </a:lnTo>
                                  <a:lnTo>
                                    <a:pt x="84" y="2665"/>
                                  </a:lnTo>
                                  <a:lnTo>
                                    <a:pt x="106" y="2735"/>
                                  </a:lnTo>
                                  <a:lnTo>
                                    <a:pt x="130" y="2803"/>
                                  </a:lnTo>
                                  <a:lnTo>
                                    <a:pt x="157" y="2870"/>
                                  </a:lnTo>
                                  <a:lnTo>
                                    <a:pt x="185" y="2936"/>
                                  </a:lnTo>
                                  <a:lnTo>
                                    <a:pt x="216" y="3001"/>
                                  </a:lnTo>
                                  <a:lnTo>
                                    <a:pt x="249" y="3064"/>
                                  </a:lnTo>
                                  <a:lnTo>
                                    <a:pt x="284" y="3127"/>
                                  </a:lnTo>
                                  <a:lnTo>
                                    <a:pt x="321" y="3188"/>
                                  </a:lnTo>
                                  <a:lnTo>
                                    <a:pt x="360" y="3247"/>
                                  </a:lnTo>
                                  <a:lnTo>
                                    <a:pt x="401" y="3305"/>
                                  </a:lnTo>
                                  <a:lnTo>
                                    <a:pt x="444" y="3362"/>
                                  </a:lnTo>
                                  <a:lnTo>
                                    <a:pt x="489" y="3417"/>
                                  </a:lnTo>
                                  <a:lnTo>
                                    <a:pt x="536" y="3470"/>
                                  </a:lnTo>
                                  <a:lnTo>
                                    <a:pt x="584" y="3522"/>
                                  </a:lnTo>
                                  <a:lnTo>
                                    <a:pt x="634" y="3572"/>
                                  </a:lnTo>
                                  <a:lnTo>
                                    <a:pt x="686" y="3621"/>
                                  </a:lnTo>
                                  <a:lnTo>
                                    <a:pt x="739" y="3667"/>
                                  </a:lnTo>
                                  <a:lnTo>
                                    <a:pt x="794" y="3712"/>
                                  </a:lnTo>
                                  <a:lnTo>
                                    <a:pt x="851" y="3755"/>
                                  </a:lnTo>
                                  <a:lnTo>
                                    <a:pt x="909" y="3796"/>
                                  </a:lnTo>
                                  <a:lnTo>
                                    <a:pt x="969" y="3835"/>
                                  </a:lnTo>
                                  <a:lnTo>
                                    <a:pt x="1029" y="3872"/>
                                  </a:lnTo>
                                  <a:lnTo>
                                    <a:pt x="1092" y="3907"/>
                                  </a:lnTo>
                                  <a:lnTo>
                                    <a:pt x="1155" y="3940"/>
                                  </a:lnTo>
                                  <a:lnTo>
                                    <a:pt x="1220" y="3971"/>
                                  </a:lnTo>
                                  <a:lnTo>
                                    <a:pt x="1286" y="4000"/>
                                  </a:lnTo>
                                  <a:lnTo>
                                    <a:pt x="1353" y="4026"/>
                                  </a:lnTo>
                                  <a:lnTo>
                                    <a:pt x="1422" y="4050"/>
                                  </a:lnTo>
                                  <a:lnTo>
                                    <a:pt x="1491" y="4072"/>
                                  </a:lnTo>
                                  <a:lnTo>
                                    <a:pt x="1561" y="4091"/>
                                  </a:lnTo>
                                  <a:lnTo>
                                    <a:pt x="1633" y="4108"/>
                                  </a:lnTo>
                                  <a:lnTo>
                                    <a:pt x="1705" y="4123"/>
                                  </a:lnTo>
                                  <a:lnTo>
                                    <a:pt x="1778" y="4134"/>
                                  </a:lnTo>
                                  <a:lnTo>
                                    <a:pt x="1852" y="4144"/>
                                  </a:lnTo>
                                  <a:lnTo>
                                    <a:pt x="1927" y="4151"/>
                                  </a:lnTo>
                                  <a:lnTo>
                                    <a:pt x="2002" y="4155"/>
                                  </a:lnTo>
                                  <a:lnTo>
                                    <a:pt x="2078" y="4156"/>
                                  </a:lnTo>
                                  <a:close/>
                                </a:path>
                              </a:pathLst>
                            </a:custGeom>
                            <a:noFill/>
                            <a:ln cap="flat" cmpd="sng" w="38100">
                              <a:solidFill>
                                <a:srgbClr val="8DC53E"/>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242" y="3134"/>
                              <a:ext cx="4295" cy="1975"/>
                            </a:xfrm>
                            <a:prstGeom prst="rect">
                              <a:avLst/>
                            </a:prstGeom>
                            <a:solidFill>
                              <a:srgbClr val="FFF1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537" y="4274"/>
                              <a:ext cx="5003" cy="1550"/>
                            </a:xfrm>
                            <a:prstGeom prst="straightConnector1">
                              <a:avLst/>
                            </a:prstGeom>
                            <a:noFill/>
                            <a:ln cap="flat" cmpd="sng" w="63500">
                              <a:solidFill>
                                <a:srgbClr val="FFF1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6875" y="2313"/>
                              <a:ext cx="7733" cy="7733"/>
                            </a:xfrm>
                            <a:custGeom>
                              <a:rect b="b" l="l" r="r" t="t"/>
                              <a:pathLst>
                                <a:path extrusionOk="0" h="7733" w="7733">
                                  <a:moveTo>
                                    <a:pt x="4106" y="7729"/>
                                  </a:moveTo>
                                  <a:lnTo>
                                    <a:pt x="4181" y="7723"/>
                                  </a:lnTo>
                                  <a:lnTo>
                                    <a:pt x="4257" y="7716"/>
                                  </a:lnTo>
                                  <a:lnTo>
                                    <a:pt x="4332" y="7708"/>
                                  </a:lnTo>
                                  <a:lnTo>
                                    <a:pt x="4406" y="7699"/>
                                  </a:lnTo>
                                  <a:lnTo>
                                    <a:pt x="4480" y="7687"/>
                                  </a:lnTo>
                                  <a:lnTo>
                                    <a:pt x="4553" y="7675"/>
                                  </a:lnTo>
                                  <a:lnTo>
                                    <a:pt x="4626" y="7661"/>
                                  </a:lnTo>
                                  <a:lnTo>
                                    <a:pt x="4699" y="7646"/>
                                  </a:lnTo>
                                  <a:lnTo>
                                    <a:pt x="4771" y="7629"/>
                                  </a:lnTo>
                                  <a:lnTo>
                                    <a:pt x="4843" y="7612"/>
                                  </a:lnTo>
                                  <a:lnTo>
                                    <a:pt x="4914" y="7592"/>
                                  </a:lnTo>
                                  <a:lnTo>
                                    <a:pt x="4984" y="7572"/>
                                  </a:lnTo>
                                  <a:lnTo>
                                    <a:pt x="5054" y="7550"/>
                                  </a:lnTo>
                                  <a:lnTo>
                                    <a:pt x="5123" y="7527"/>
                                  </a:lnTo>
                                  <a:lnTo>
                                    <a:pt x="5192" y="7503"/>
                                  </a:lnTo>
                                  <a:lnTo>
                                    <a:pt x="5260" y="7477"/>
                                  </a:lnTo>
                                  <a:lnTo>
                                    <a:pt x="5327" y="7450"/>
                                  </a:lnTo>
                                  <a:lnTo>
                                    <a:pt x="5394" y="7422"/>
                                  </a:lnTo>
                                  <a:lnTo>
                                    <a:pt x="5461" y="7393"/>
                                  </a:lnTo>
                                  <a:lnTo>
                                    <a:pt x="5526" y="7363"/>
                                  </a:lnTo>
                                  <a:lnTo>
                                    <a:pt x="5591" y="7331"/>
                                  </a:lnTo>
                                  <a:lnTo>
                                    <a:pt x="5655" y="7298"/>
                                  </a:lnTo>
                                  <a:lnTo>
                                    <a:pt x="5719" y="7264"/>
                                  </a:lnTo>
                                  <a:lnTo>
                                    <a:pt x="5782" y="7229"/>
                                  </a:lnTo>
                                  <a:lnTo>
                                    <a:pt x="5844" y="7193"/>
                                  </a:lnTo>
                                  <a:lnTo>
                                    <a:pt x="5905" y="7156"/>
                                  </a:lnTo>
                                  <a:lnTo>
                                    <a:pt x="5966" y="7117"/>
                                  </a:lnTo>
                                  <a:lnTo>
                                    <a:pt x="6025" y="7078"/>
                                  </a:lnTo>
                                  <a:lnTo>
                                    <a:pt x="6084" y="7037"/>
                                  </a:lnTo>
                                  <a:lnTo>
                                    <a:pt x="6143" y="6996"/>
                                  </a:lnTo>
                                  <a:lnTo>
                                    <a:pt x="6200" y="6953"/>
                                  </a:lnTo>
                                  <a:lnTo>
                                    <a:pt x="6257" y="6909"/>
                                  </a:lnTo>
                                  <a:lnTo>
                                    <a:pt x="6313" y="6865"/>
                                  </a:lnTo>
                                  <a:lnTo>
                                    <a:pt x="6367" y="6819"/>
                                  </a:lnTo>
                                  <a:lnTo>
                                    <a:pt x="6421" y="6772"/>
                                  </a:lnTo>
                                  <a:lnTo>
                                    <a:pt x="6475" y="6724"/>
                                  </a:lnTo>
                                  <a:lnTo>
                                    <a:pt x="6527" y="6676"/>
                                  </a:lnTo>
                                  <a:lnTo>
                                    <a:pt x="6578" y="6626"/>
                                  </a:lnTo>
                                  <a:lnTo>
                                    <a:pt x="6629" y="6576"/>
                                  </a:lnTo>
                                  <a:lnTo>
                                    <a:pt x="6678" y="6524"/>
                                  </a:lnTo>
                                  <a:lnTo>
                                    <a:pt x="6727" y="6472"/>
                                  </a:lnTo>
                                  <a:lnTo>
                                    <a:pt x="6775" y="6419"/>
                                  </a:lnTo>
                                  <a:lnTo>
                                    <a:pt x="6821" y="6365"/>
                                  </a:lnTo>
                                  <a:lnTo>
                                    <a:pt x="6867" y="6310"/>
                                  </a:lnTo>
                                  <a:lnTo>
                                    <a:pt x="6912" y="6254"/>
                                  </a:lnTo>
                                  <a:lnTo>
                                    <a:pt x="6955" y="6197"/>
                                  </a:lnTo>
                                  <a:lnTo>
                                    <a:pt x="6998" y="6140"/>
                                  </a:lnTo>
                                  <a:lnTo>
                                    <a:pt x="7039" y="6081"/>
                                  </a:lnTo>
                                  <a:lnTo>
                                    <a:pt x="7080" y="6022"/>
                                  </a:lnTo>
                                  <a:lnTo>
                                    <a:pt x="7119" y="5963"/>
                                  </a:lnTo>
                                  <a:lnTo>
                                    <a:pt x="7158" y="5902"/>
                                  </a:lnTo>
                                  <a:lnTo>
                                    <a:pt x="7195" y="5841"/>
                                  </a:lnTo>
                                  <a:lnTo>
                                    <a:pt x="7231" y="5778"/>
                                  </a:lnTo>
                                  <a:lnTo>
                                    <a:pt x="7266" y="5716"/>
                                  </a:lnTo>
                                  <a:lnTo>
                                    <a:pt x="7300" y="5652"/>
                                  </a:lnTo>
                                  <a:lnTo>
                                    <a:pt x="7333" y="5588"/>
                                  </a:lnTo>
                                  <a:lnTo>
                                    <a:pt x="7364" y="5523"/>
                                  </a:lnTo>
                                  <a:lnTo>
                                    <a:pt x="7395" y="5457"/>
                                  </a:lnTo>
                                  <a:lnTo>
                                    <a:pt x="7424" y="5391"/>
                                  </a:lnTo>
                                  <a:lnTo>
                                    <a:pt x="7452" y="5324"/>
                                  </a:lnTo>
                                  <a:lnTo>
                                    <a:pt x="7479" y="5257"/>
                                  </a:lnTo>
                                  <a:lnTo>
                                    <a:pt x="7504" y="5188"/>
                                  </a:lnTo>
                                  <a:lnTo>
                                    <a:pt x="7528" y="5120"/>
                                  </a:lnTo>
                                  <a:lnTo>
                                    <a:pt x="7551" y="5050"/>
                                  </a:lnTo>
                                  <a:lnTo>
                                    <a:pt x="7573" y="4980"/>
                                  </a:lnTo>
                                  <a:lnTo>
                                    <a:pt x="7593" y="4910"/>
                                  </a:lnTo>
                                  <a:lnTo>
                                    <a:pt x="7613" y="4839"/>
                                  </a:lnTo>
                                  <a:lnTo>
                                    <a:pt x="7630" y="4767"/>
                                  </a:lnTo>
                                  <a:lnTo>
                                    <a:pt x="7647" y="4695"/>
                                  </a:lnTo>
                                  <a:lnTo>
                                    <a:pt x="7662" y="4623"/>
                                  </a:lnTo>
                                  <a:lnTo>
                                    <a:pt x="7676" y="4550"/>
                                  </a:lnTo>
                                  <a:lnTo>
                                    <a:pt x="7688" y="4476"/>
                                  </a:lnTo>
                                  <a:lnTo>
                                    <a:pt x="7699" y="4402"/>
                                  </a:lnTo>
                                  <a:lnTo>
                                    <a:pt x="7709" y="4328"/>
                                  </a:lnTo>
                                  <a:lnTo>
                                    <a:pt x="7717" y="4253"/>
                                  </a:lnTo>
                                  <a:lnTo>
                                    <a:pt x="7724" y="4178"/>
                                  </a:lnTo>
                                  <a:lnTo>
                                    <a:pt x="7729" y="4102"/>
                                  </a:lnTo>
                                  <a:lnTo>
                                    <a:pt x="7733" y="4026"/>
                                  </a:lnTo>
                                  <a:moveTo>
                                    <a:pt x="7729" y="3627"/>
                                  </a:moveTo>
                                  <a:lnTo>
                                    <a:pt x="7723" y="3551"/>
                                  </a:lnTo>
                                  <a:lnTo>
                                    <a:pt x="7716" y="3476"/>
                                  </a:lnTo>
                                  <a:lnTo>
                                    <a:pt x="7708" y="3401"/>
                                  </a:lnTo>
                                  <a:lnTo>
                                    <a:pt x="7699" y="3327"/>
                                  </a:lnTo>
                                  <a:lnTo>
                                    <a:pt x="7688" y="3253"/>
                                  </a:lnTo>
                                  <a:lnTo>
                                    <a:pt x="7675" y="3179"/>
                                  </a:lnTo>
                                  <a:lnTo>
                                    <a:pt x="7661" y="3106"/>
                                  </a:lnTo>
                                  <a:lnTo>
                                    <a:pt x="7646" y="3034"/>
                                  </a:lnTo>
                                  <a:lnTo>
                                    <a:pt x="7630" y="2962"/>
                                  </a:lnTo>
                                  <a:lnTo>
                                    <a:pt x="7612" y="2890"/>
                                  </a:lnTo>
                                  <a:lnTo>
                                    <a:pt x="7592" y="2819"/>
                                  </a:lnTo>
                                  <a:lnTo>
                                    <a:pt x="7572" y="2749"/>
                                  </a:lnTo>
                                  <a:lnTo>
                                    <a:pt x="7550" y="2679"/>
                                  </a:lnTo>
                                  <a:lnTo>
                                    <a:pt x="7527" y="2610"/>
                                  </a:lnTo>
                                  <a:lnTo>
                                    <a:pt x="7503" y="2541"/>
                                  </a:lnTo>
                                  <a:lnTo>
                                    <a:pt x="7477" y="2473"/>
                                  </a:lnTo>
                                  <a:lnTo>
                                    <a:pt x="7450" y="2405"/>
                                  </a:lnTo>
                                  <a:lnTo>
                                    <a:pt x="7422" y="2338"/>
                                  </a:lnTo>
                                  <a:lnTo>
                                    <a:pt x="7393" y="2272"/>
                                  </a:lnTo>
                                  <a:lnTo>
                                    <a:pt x="7363" y="2207"/>
                                  </a:lnTo>
                                  <a:lnTo>
                                    <a:pt x="7331" y="2142"/>
                                  </a:lnTo>
                                  <a:lnTo>
                                    <a:pt x="7298" y="2078"/>
                                  </a:lnTo>
                                  <a:lnTo>
                                    <a:pt x="7264" y="2014"/>
                                  </a:lnTo>
                                  <a:lnTo>
                                    <a:pt x="7229" y="1951"/>
                                  </a:lnTo>
                                  <a:lnTo>
                                    <a:pt x="7193" y="1889"/>
                                  </a:lnTo>
                                  <a:lnTo>
                                    <a:pt x="7156" y="1828"/>
                                  </a:lnTo>
                                  <a:lnTo>
                                    <a:pt x="7117" y="1767"/>
                                  </a:lnTo>
                                  <a:lnTo>
                                    <a:pt x="7078" y="1707"/>
                                  </a:lnTo>
                                  <a:lnTo>
                                    <a:pt x="7037" y="1648"/>
                                  </a:lnTo>
                                  <a:lnTo>
                                    <a:pt x="6996" y="1590"/>
                                  </a:lnTo>
                                  <a:lnTo>
                                    <a:pt x="6953" y="1533"/>
                                  </a:lnTo>
                                  <a:lnTo>
                                    <a:pt x="6909" y="1476"/>
                                  </a:lnTo>
                                  <a:lnTo>
                                    <a:pt x="6865" y="1420"/>
                                  </a:lnTo>
                                  <a:lnTo>
                                    <a:pt x="6819" y="1365"/>
                                  </a:lnTo>
                                  <a:lnTo>
                                    <a:pt x="6772" y="1311"/>
                                  </a:lnTo>
                                  <a:lnTo>
                                    <a:pt x="6725" y="1258"/>
                                  </a:lnTo>
                                  <a:lnTo>
                                    <a:pt x="6676" y="1206"/>
                                  </a:lnTo>
                                  <a:lnTo>
                                    <a:pt x="6626" y="1154"/>
                                  </a:lnTo>
                                  <a:lnTo>
                                    <a:pt x="6576" y="1104"/>
                                  </a:lnTo>
                                  <a:lnTo>
                                    <a:pt x="6524" y="1054"/>
                                  </a:lnTo>
                                  <a:lnTo>
                                    <a:pt x="6472" y="1006"/>
                                  </a:lnTo>
                                  <a:lnTo>
                                    <a:pt x="6419" y="958"/>
                                  </a:lnTo>
                                  <a:lnTo>
                                    <a:pt x="6365" y="912"/>
                                  </a:lnTo>
                                  <a:lnTo>
                                    <a:pt x="6310" y="866"/>
                                  </a:lnTo>
                                  <a:lnTo>
                                    <a:pt x="6254" y="821"/>
                                  </a:lnTo>
                                  <a:lnTo>
                                    <a:pt x="6197" y="778"/>
                                  </a:lnTo>
                                  <a:lnTo>
                                    <a:pt x="6140" y="735"/>
                                  </a:lnTo>
                                  <a:lnTo>
                                    <a:pt x="6082" y="693"/>
                                  </a:lnTo>
                                  <a:lnTo>
                                    <a:pt x="6022" y="653"/>
                                  </a:lnTo>
                                  <a:lnTo>
                                    <a:pt x="5963" y="613"/>
                                  </a:lnTo>
                                  <a:lnTo>
                                    <a:pt x="5902" y="575"/>
                                  </a:lnTo>
                                  <a:lnTo>
                                    <a:pt x="5841" y="538"/>
                                  </a:lnTo>
                                  <a:lnTo>
                                    <a:pt x="5778" y="502"/>
                                  </a:lnTo>
                                  <a:lnTo>
                                    <a:pt x="5716" y="467"/>
                                  </a:lnTo>
                                  <a:lnTo>
                                    <a:pt x="5652" y="433"/>
                                  </a:lnTo>
                                  <a:lnTo>
                                    <a:pt x="5588" y="400"/>
                                  </a:lnTo>
                                  <a:lnTo>
                                    <a:pt x="5523" y="369"/>
                                  </a:lnTo>
                                  <a:lnTo>
                                    <a:pt x="5457" y="338"/>
                                  </a:lnTo>
                                  <a:lnTo>
                                    <a:pt x="5391" y="309"/>
                                  </a:lnTo>
                                  <a:lnTo>
                                    <a:pt x="5324" y="281"/>
                                  </a:lnTo>
                                  <a:lnTo>
                                    <a:pt x="5257" y="254"/>
                                  </a:lnTo>
                                  <a:lnTo>
                                    <a:pt x="5188" y="229"/>
                                  </a:lnTo>
                                  <a:lnTo>
                                    <a:pt x="5120" y="204"/>
                                  </a:lnTo>
                                  <a:lnTo>
                                    <a:pt x="5050" y="181"/>
                                  </a:lnTo>
                                  <a:lnTo>
                                    <a:pt x="4980" y="160"/>
                                  </a:lnTo>
                                  <a:lnTo>
                                    <a:pt x="4910" y="139"/>
                                  </a:lnTo>
                                  <a:lnTo>
                                    <a:pt x="4839" y="120"/>
                                  </a:lnTo>
                                  <a:lnTo>
                                    <a:pt x="4767" y="102"/>
                                  </a:lnTo>
                                  <a:lnTo>
                                    <a:pt x="4695" y="86"/>
                                  </a:lnTo>
                                  <a:lnTo>
                                    <a:pt x="4623" y="71"/>
                                  </a:lnTo>
                                  <a:lnTo>
                                    <a:pt x="4550" y="57"/>
                                  </a:lnTo>
                                  <a:lnTo>
                                    <a:pt x="4476" y="45"/>
                                  </a:lnTo>
                                  <a:lnTo>
                                    <a:pt x="4402" y="34"/>
                                  </a:lnTo>
                                  <a:lnTo>
                                    <a:pt x="4328" y="24"/>
                                  </a:lnTo>
                                  <a:lnTo>
                                    <a:pt x="4253" y="16"/>
                                  </a:lnTo>
                                  <a:lnTo>
                                    <a:pt x="4178" y="9"/>
                                  </a:lnTo>
                                  <a:lnTo>
                                    <a:pt x="4102" y="4"/>
                                  </a:lnTo>
                                  <a:lnTo>
                                    <a:pt x="4026" y="0"/>
                                  </a:lnTo>
                                  <a:moveTo>
                                    <a:pt x="3627" y="4"/>
                                  </a:moveTo>
                                  <a:lnTo>
                                    <a:pt x="3551" y="10"/>
                                  </a:lnTo>
                                  <a:lnTo>
                                    <a:pt x="3476" y="16"/>
                                  </a:lnTo>
                                  <a:lnTo>
                                    <a:pt x="3401" y="25"/>
                                  </a:lnTo>
                                  <a:lnTo>
                                    <a:pt x="3327" y="34"/>
                                  </a:lnTo>
                                  <a:lnTo>
                                    <a:pt x="3253" y="45"/>
                                  </a:lnTo>
                                  <a:lnTo>
                                    <a:pt x="3179" y="58"/>
                                  </a:lnTo>
                                  <a:lnTo>
                                    <a:pt x="3106" y="72"/>
                                  </a:lnTo>
                                  <a:lnTo>
                                    <a:pt x="3034" y="87"/>
                                  </a:lnTo>
                                  <a:lnTo>
                                    <a:pt x="2962" y="103"/>
                                  </a:lnTo>
                                  <a:lnTo>
                                    <a:pt x="2890" y="121"/>
                                  </a:lnTo>
                                  <a:lnTo>
                                    <a:pt x="2819" y="140"/>
                                  </a:lnTo>
                                  <a:lnTo>
                                    <a:pt x="2749" y="161"/>
                                  </a:lnTo>
                                  <a:lnTo>
                                    <a:pt x="2679" y="183"/>
                                  </a:lnTo>
                                  <a:lnTo>
                                    <a:pt x="2610" y="206"/>
                                  </a:lnTo>
                                  <a:lnTo>
                                    <a:pt x="2541" y="230"/>
                                  </a:lnTo>
                                  <a:lnTo>
                                    <a:pt x="2473" y="256"/>
                                  </a:lnTo>
                                  <a:lnTo>
                                    <a:pt x="2405" y="282"/>
                                  </a:lnTo>
                                  <a:lnTo>
                                    <a:pt x="2339" y="310"/>
                                  </a:lnTo>
                                  <a:lnTo>
                                    <a:pt x="2272" y="340"/>
                                  </a:lnTo>
                                  <a:lnTo>
                                    <a:pt x="2207" y="370"/>
                                  </a:lnTo>
                                  <a:lnTo>
                                    <a:pt x="2142" y="402"/>
                                  </a:lnTo>
                                  <a:lnTo>
                                    <a:pt x="2078" y="434"/>
                                  </a:lnTo>
                                  <a:lnTo>
                                    <a:pt x="2014" y="468"/>
                                  </a:lnTo>
                                  <a:lnTo>
                                    <a:pt x="1951" y="503"/>
                                  </a:lnTo>
                                  <a:lnTo>
                                    <a:pt x="1889" y="540"/>
                                  </a:lnTo>
                                  <a:lnTo>
                                    <a:pt x="1828" y="577"/>
                                  </a:lnTo>
                                  <a:lnTo>
                                    <a:pt x="1767" y="615"/>
                                  </a:lnTo>
                                  <a:lnTo>
                                    <a:pt x="1707" y="655"/>
                                  </a:lnTo>
                                  <a:lnTo>
                                    <a:pt x="1648" y="695"/>
                                  </a:lnTo>
                                  <a:lnTo>
                                    <a:pt x="1590" y="737"/>
                                  </a:lnTo>
                                  <a:lnTo>
                                    <a:pt x="1533" y="780"/>
                                  </a:lnTo>
                                  <a:lnTo>
                                    <a:pt x="1476" y="823"/>
                                  </a:lnTo>
                                  <a:lnTo>
                                    <a:pt x="1420" y="868"/>
                                  </a:lnTo>
                                  <a:lnTo>
                                    <a:pt x="1365" y="914"/>
                                  </a:lnTo>
                                  <a:lnTo>
                                    <a:pt x="1311" y="961"/>
                                  </a:lnTo>
                                  <a:lnTo>
                                    <a:pt x="1258" y="1008"/>
                                  </a:lnTo>
                                  <a:lnTo>
                                    <a:pt x="1206" y="1057"/>
                                  </a:lnTo>
                                  <a:lnTo>
                                    <a:pt x="1154" y="1107"/>
                                  </a:lnTo>
                                  <a:lnTo>
                                    <a:pt x="1104" y="1157"/>
                                  </a:lnTo>
                                  <a:lnTo>
                                    <a:pt x="1054" y="1208"/>
                                  </a:lnTo>
                                  <a:lnTo>
                                    <a:pt x="1006" y="1261"/>
                                  </a:lnTo>
                                  <a:lnTo>
                                    <a:pt x="958" y="1314"/>
                                  </a:lnTo>
                                  <a:lnTo>
                                    <a:pt x="912" y="1368"/>
                                  </a:lnTo>
                                  <a:lnTo>
                                    <a:pt x="866" y="1423"/>
                                  </a:lnTo>
                                  <a:lnTo>
                                    <a:pt x="821" y="1479"/>
                                  </a:lnTo>
                                  <a:lnTo>
                                    <a:pt x="778" y="1536"/>
                                  </a:lnTo>
                                  <a:lnTo>
                                    <a:pt x="735" y="1593"/>
                                  </a:lnTo>
                                  <a:lnTo>
                                    <a:pt x="693" y="1651"/>
                                  </a:lnTo>
                                  <a:lnTo>
                                    <a:pt x="653" y="1710"/>
                                  </a:lnTo>
                                  <a:lnTo>
                                    <a:pt x="614" y="1770"/>
                                  </a:lnTo>
                                  <a:lnTo>
                                    <a:pt x="575" y="1831"/>
                                  </a:lnTo>
                                  <a:lnTo>
                                    <a:pt x="538" y="1892"/>
                                  </a:lnTo>
                                  <a:lnTo>
                                    <a:pt x="502" y="1954"/>
                                  </a:lnTo>
                                  <a:lnTo>
                                    <a:pt x="467" y="2017"/>
                                  </a:lnTo>
                                  <a:lnTo>
                                    <a:pt x="433" y="2081"/>
                                  </a:lnTo>
                                  <a:lnTo>
                                    <a:pt x="400" y="2145"/>
                                  </a:lnTo>
                                  <a:lnTo>
                                    <a:pt x="369" y="2210"/>
                                  </a:lnTo>
                                  <a:lnTo>
                                    <a:pt x="338" y="2276"/>
                                  </a:lnTo>
                                  <a:lnTo>
                                    <a:pt x="309" y="2342"/>
                                  </a:lnTo>
                                  <a:lnTo>
                                    <a:pt x="281" y="2409"/>
                                  </a:lnTo>
                                  <a:lnTo>
                                    <a:pt x="254" y="2476"/>
                                  </a:lnTo>
                                  <a:lnTo>
                                    <a:pt x="229" y="2544"/>
                                  </a:lnTo>
                                  <a:lnTo>
                                    <a:pt x="205" y="2613"/>
                                  </a:lnTo>
                                  <a:lnTo>
                                    <a:pt x="182" y="2682"/>
                                  </a:lnTo>
                                  <a:lnTo>
                                    <a:pt x="160" y="2752"/>
                                  </a:lnTo>
                                  <a:lnTo>
                                    <a:pt x="139" y="2823"/>
                                  </a:lnTo>
                                  <a:lnTo>
                                    <a:pt x="120" y="2894"/>
                                  </a:lnTo>
                                  <a:lnTo>
                                    <a:pt x="102" y="2965"/>
                                  </a:lnTo>
                                  <a:lnTo>
                                    <a:pt x="86" y="3037"/>
                                  </a:lnTo>
                                  <a:lnTo>
                                    <a:pt x="71" y="3110"/>
                                  </a:lnTo>
                                  <a:lnTo>
                                    <a:pt x="57" y="3183"/>
                                  </a:lnTo>
                                  <a:lnTo>
                                    <a:pt x="45" y="3257"/>
                                  </a:lnTo>
                                  <a:lnTo>
                                    <a:pt x="34" y="3331"/>
                                  </a:lnTo>
                                  <a:lnTo>
                                    <a:pt x="24" y="3405"/>
                                  </a:lnTo>
                                  <a:lnTo>
                                    <a:pt x="16" y="3480"/>
                                  </a:lnTo>
                                  <a:lnTo>
                                    <a:pt x="9" y="3555"/>
                                  </a:lnTo>
                                  <a:lnTo>
                                    <a:pt x="4" y="3631"/>
                                  </a:lnTo>
                                  <a:lnTo>
                                    <a:pt x="0" y="3707"/>
                                  </a:lnTo>
                                  <a:moveTo>
                                    <a:pt x="4" y="4106"/>
                                  </a:moveTo>
                                  <a:lnTo>
                                    <a:pt x="10" y="4181"/>
                                  </a:lnTo>
                                  <a:lnTo>
                                    <a:pt x="16" y="4257"/>
                                  </a:lnTo>
                                  <a:lnTo>
                                    <a:pt x="25" y="4332"/>
                                  </a:lnTo>
                                  <a:lnTo>
                                    <a:pt x="34" y="4406"/>
                                  </a:lnTo>
                                  <a:lnTo>
                                    <a:pt x="45" y="4480"/>
                                  </a:lnTo>
                                  <a:lnTo>
                                    <a:pt x="58" y="4553"/>
                                  </a:lnTo>
                                  <a:lnTo>
                                    <a:pt x="72" y="4626"/>
                                  </a:lnTo>
                                  <a:lnTo>
                                    <a:pt x="87" y="4699"/>
                                  </a:lnTo>
                                  <a:lnTo>
                                    <a:pt x="103" y="4771"/>
                                  </a:lnTo>
                                  <a:lnTo>
                                    <a:pt x="121" y="4843"/>
                                  </a:lnTo>
                                  <a:lnTo>
                                    <a:pt x="140" y="4914"/>
                                  </a:lnTo>
                                  <a:lnTo>
                                    <a:pt x="161" y="4984"/>
                                  </a:lnTo>
                                  <a:lnTo>
                                    <a:pt x="183" y="5054"/>
                                  </a:lnTo>
                                  <a:lnTo>
                                    <a:pt x="206" y="5123"/>
                                  </a:lnTo>
                                  <a:lnTo>
                                    <a:pt x="230" y="5192"/>
                                  </a:lnTo>
                                  <a:lnTo>
                                    <a:pt x="256" y="5260"/>
                                  </a:lnTo>
                                  <a:lnTo>
                                    <a:pt x="282" y="5327"/>
                                  </a:lnTo>
                                  <a:lnTo>
                                    <a:pt x="310" y="5394"/>
                                  </a:lnTo>
                                  <a:lnTo>
                                    <a:pt x="340" y="5461"/>
                                  </a:lnTo>
                                  <a:lnTo>
                                    <a:pt x="370" y="5526"/>
                                  </a:lnTo>
                                  <a:lnTo>
                                    <a:pt x="402" y="5591"/>
                                  </a:lnTo>
                                  <a:lnTo>
                                    <a:pt x="435" y="5655"/>
                                  </a:lnTo>
                                  <a:lnTo>
                                    <a:pt x="468" y="5719"/>
                                  </a:lnTo>
                                  <a:lnTo>
                                    <a:pt x="504" y="5782"/>
                                  </a:lnTo>
                                  <a:lnTo>
                                    <a:pt x="540" y="5844"/>
                                  </a:lnTo>
                                  <a:lnTo>
                                    <a:pt x="577" y="5905"/>
                                  </a:lnTo>
                                  <a:lnTo>
                                    <a:pt x="615" y="5966"/>
                                  </a:lnTo>
                                  <a:lnTo>
                                    <a:pt x="655" y="6025"/>
                                  </a:lnTo>
                                  <a:lnTo>
                                    <a:pt x="696" y="6084"/>
                                  </a:lnTo>
                                  <a:lnTo>
                                    <a:pt x="737" y="6143"/>
                                  </a:lnTo>
                                  <a:lnTo>
                                    <a:pt x="780" y="6200"/>
                                  </a:lnTo>
                                  <a:lnTo>
                                    <a:pt x="824" y="6257"/>
                                  </a:lnTo>
                                  <a:lnTo>
                                    <a:pt x="868" y="6312"/>
                                  </a:lnTo>
                                  <a:lnTo>
                                    <a:pt x="914" y="6367"/>
                                  </a:lnTo>
                                  <a:lnTo>
                                    <a:pt x="961" y="6421"/>
                                  </a:lnTo>
                                  <a:lnTo>
                                    <a:pt x="1008" y="6475"/>
                                  </a:lnTo>
                                  <a:lnTo>
                                    <a:pt x="1057" y="6527"/>
                                  </a:lnTo>
                                  <a:lnTo>
                                    <a:pt x="1107" y="6578"/>
                                  </a:lnTo>
                                  <a:lnTo>
                                    <a:pt x="1157" y="6629"/>
                                  </a:lnTo>
                                  <a:lnTo>
                                    <a:pt x="1208" y="6678"/>
                                  </a:lnTo>
                                  <a:lnTo>
                                    <a:pt x="1261" y="6727"/>
                                  </a:lnTo>
                                  <a:lnTo>
                                    <a:pt x="1314" y="6775"/>
                                  </a:lnTo>
                                  <a:lnTo>
                                    <a:pt x="1368" y="6821"/>
                                  </a:lnTo>
                                  <a:lnTo>
                                    <a:pt x="1423" y="6867"/>
                                  </a:lnTo>
                                  <a:lnTo>
                                    <a:pt x="1479" y="6912"/>
                                  </a:lnTo>
                                  <a:lnTo>
                                    <a:pt x="1536" y="6955"/>
                                  </a:lnTo>
                                  <a:lnTo>
                                    <a:pt x="1593" y="6998"/>
                                  </a:lnTo>
                                  <a:lnTo>
                                    <a:pt x="1651" y="7039"/>
                                  </a:lnTo>
                                  <a:lnTo>
                                    <a:pt x="1710" y="7080"/>
                                  </a:lnTo>
                                  <a:lnTo>
                                    <a:pt x="1770" y="7119"/>
                                  </a:lnTo>
                                  <a:lnTo>
                                    <a:pt x="1831" y="7158"/>
                                  </a:lnTo>
                                  <a:lnTo>
                                    <a:pt x="1892" y="7195"/>
                                  </a:lnTo>
                                  <a:lnTo>
                                    <a:pt x="1954" y="7231"/>
                                  </a:lnTo>
                                  <a:lnTo>
                                    <a:pt x="2017" y="7266"/>
                                  </a:lnTo>
                                  <a:lnTo>
                                    <a:pt x="2081" y="7300"/>
                                  </a:lnTo>
                                  <a:lnTo>
                                    <a:pt x="2145" y="7333"/>
                                  </a:lnTo>
                                  <a:lnTo>
                                    <a:pt x="2210" y="7364"/>
                                  </a:lnTo>
                                  <a:lnTo>
                                    <a:pt x="2276" y="7395"/>
                                  </a:lnTo>
                                  <a:lnTo>
                                    <a:pt x="2342" y="7424"/>
                                  </a:lnTo>
                                  <a:lnTo>
                                    <a:pt x="2409" y="7452"/>
                                  </a:lnTo>
                                  <a:lnTo>
                                    <a:pt x="2476" y="7479"/>
                                  </a:lnTo>
                                  <a:lnTo>
                                    <a:pt x="2544" y="7504"/>
                                  </a:lnTo>
                                  <a:lnTo>
                                    <a:pt x="2613" y="7528"/>
                                  </a:lnTo>
                                  <a:lnTo>
                                    <a:pt x="2682" y="7551"/>
                                  </a:lnTo>
                                  <a:lnTo>
                                    <a:pt x="2752" y="7573"/>
                                  </a:lnTo>
                                  <a:lnTo>
                                    <a:pt x="2823" y="7593"/>
                                  </a:lnTo>
                                  <a:lnTo>
                                    <a:pt x="2894" y="7613"/>
                                  </a:lnTo>
                                  <a:lnTo>
                                    <a:pt x="2965" y="7630"/>
                                  </a:lnTo>
                                  <a:lnTo>
                                    <a:pt x="3037" y="7647"/>
                                  </a:lnTo>
                                  <a:lnTo>
                                    <a:pt x="3110" y="7662"/>
                                  </a:lnTo>
                                  <a:lnTo>
                                    <a:pt x="3183" y="7676"/>
                                  </a:lnTo>
                                  <a:lnTo>
                                    <a:pt x="3257" y="7688"/>
                                  </a:lnTo>
                                  <a:lnTo>
                                    <a:pt x="3331" y="7699"/>
                                  </a:lnTo>
                                  <a:lnTo>
                                    <a:pt x="3405" y="7709"/>
                                  </a:lnTo>
                                  <a:lnTo>
                                    <a:pt x="3480" y="7717"/>
                                  </a:lnTo>
                                  <a:lnTo>
                                    <a:pt x="3555" y="7724"/>
                                  </a:lnTo>
                                  <a:lnTo>
                                    <a:pt x="3631" y="7729"/>
                                  </a:lnTo>
                                  <a:lnTo>
                                    <a:pt x="3707" y="7733"/>
                                  </a:lnTo>
                                </a:path>
                              </a:pathLst>
                            </a:custGeom>
                            <a:noFill/>
                            <a:ln cap="flat" cmpd="sng" w="25400">
                              <a:solidFill>
                                <a:srgbClr val="903E97"/>
                              </a:solidFill>
                              <a:prstDash val="lgDash"/>
                              <a:round/>
                              <a:headEnd len="med" w="med" type="none"/>
                              <a:tailEnd len="med" w="med" type="none"/>
                            </a:ln>
                          </wps:spPr>
                          <wps:bodyPr anchorCtr="0" anchor="ctr" bIns="91425" lIns="91425" spcFirstLastPara="1" rIns="91425" wrap="square" tIns="91425">
                            <a:noAutofit/>
                          </wps:bodyPr>
                        </wps:wsp>
                        <wps:wsp>
                          <wps:cNvCnPr/>
                          <wps:spPr>
                            <a:xfrm>
                              <a:off x="14611" y="6079"/>
                              <a:ext cx="0" cy="200"/>
                            </a:xfrm>
                            <a:prstGeom prst="straightConnector1">
                              <a:avLst/>
                            </a:prstGeom>
                            <a:noFill/>
                            <a:ln cap="flat" cmpd="sng" w="26025">
                              <a:solidFill>
                                <a:srgbClr val="903E97"/>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6871" y="2309"/>
                              <a:ext cx="3970" cy="3970"/>
                            </a:xfrm>
                            <a:custGeom>
                              <a:rect b="b" l="l" r="r" t="t"/>
                              <a:pathLst>
                                <a:path extrusionOk="0" h="3970" w="3970">
                                  <a:moveTo>
                                    <a:pt x="3769" y="0"/>
                                  </a:moveTo>
                                  <a:lnTo>
                                    <a:pt x="3969" y="0"/>
                                  </a:lnTo>
                                  <a:moveTo>
                                    <a:pt x="0" y="3770"/>
                                  </a:moveTo>
                                  <a:lnTo>
                                    <a:pt x="0" y="3970"/>
                                  </a:lnTo>
                                </a:path>
                              </a:pathLst>
                            </a:custGeom>
                            <a:noFill/>
                            <a:ln cap="flat" cmpd="sng" w="26025">
                              <a:solidFill>
                                <a:srgbClr val="903E97"/>
                              </a:solidFill>
                              <a:prstDash val="solid"/>
                              <a:round/>
                              <a:headEnd len="med" w="med" type="none"/>
                              <a:tailEnd len="med" w="med" type="none"/>
                            </a:ln>
                          </wps:spPr>
                          <wps:bodyPr anchorCtr="0" anchor="ctr" bIns="91425" lIns="91425" spcFirstLastPara="1" rIns="91425" wrap="square" tIns="91425">
                            <a:noAutofit/>
                          </wps:bodyPr>
                        </wps:wsp>
                        <wps:wsp>
                          <wps:cNvCnPr/>
                          <wps:spPr>
                            <a:xfrm>
                              <a:off x="10641" y="10049"/>
                              <a:ext cx="200" cy="0"/>
                            </a:xfrm>
                            <a:prstGeom prst="straightConnector1">
                              <a:avLst/>
                            </a:prstGeom>
                            <a:noFill/>
                            <a:ln cap="flat" cmpd="sng" w="26025">
                              <a:solidFill>
                                <a:srgbClr val="903E97"/>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788670</wp:posOffset>
                </wp:positionH>
                <wp:positionV relativeFrom="page">
                  <wp:posOffset>1453515</wp:posOffset>
                </wp:positionV>
                <wp:extent cx="8502015" cy="4940300"/>
                <wp:effectExtent b="0" l="0" r="0" t="0"/>
                <wp:wrapNone/>
                <wp:docPr id="263" name="image33.png"/>
                <a:graphic>
                  <a:graphicData uri="http://schemas.openxmlformats.org/drawingml/2006/picture">
                    <pic:pic>
                      <pic:nvPicPr>
                        <pic:cNvPr id="0" name="image33.png"/>
                        <pic:cNvPicPr preferRelativeResize="0"/>
                      </pic:nvPicPr>
                      <pic:blipFill>
                        <a:blip r:embed="rId91"/>
                        <a:srcRect/>
                        <a:stretch>
                          <a:fillRect/>
                        </a:stretch>
                      </pic:blipFill>
                      <pic:spPr>
                        <a:xfrm>
                          <a:off x="0" y="0"/>
                          <a:ext cx="8502015" cy="494030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5095875</wp:posOffset>
                </wp:positionH>
                <wp:positionV relativeFrom="paragraph">
                  <wp:posOffset>3798570</wp:posOffset>
                </wp:positionV>
                <wp:extent cx="2581275" cy="301115"/>
                <wp:effectExtent b="0" l="0" r="0" t="0"/>
                <wp:wrapSquare wrapText="bothSides" distB="45720" distT="45720" distL="114300" distR="114300"/>
                <wp:docPr id="274" name=""/>
                <a:graphic>
                  <a:graphicData uri="http://schemas.microsoft.com/office/word/2010/wordprocessingShape">
                    <wps:wsp>
                      <wps:cNvSpPr/>
                      <wps:cNvPr id="49" name="Shape 49"/>
                      <wps:spPr>
                        <a:xfrm>
                          <a:off x="4255388" y="3077690"/>
                          <a:ext cx="21812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7030a0"/>
                                <w:sz w:val="24"/>
                                <w:vertAlign w:val="baseline"/>
                              </w:rPr>
                              <w:t xml:space="preserve">STEEP Trends &amp;Analysis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5095875</wp:posOffset>
                </wp:positionH>
                <wp:positionV relativeFrom="paragraph">
                  <wp:posOffset>3798570</wp:posOffset>
                </wp:positionV>
                <wp:extent cx="2581275" cy="301115"/>
                <wp:effectExtent b="0" l="0" r="0" t="0"/>
                <wp:wrapSquare wrapText="bothSides" distB="45720" distT="45720" distL="114300" distR="114300"/>
                <wp:docPr id="274" name="image46.png"/>
                <a:graphic>
                  <a:graphicData uri="http://schemas.openxmlformats.org/drawingml/2006/picture">
                    <pic:pic>
                      <pic:nvPicPr>
                        <pic:cNvPr id="0" name="image46.png"/>
                        <pic:cNvPicPr preferRelativeResize="0"/>
                      </pic:nvPicPr>
                      <pic:blipFill>
                        <a:blip r:embed="rId92"/>
                        <a:srcRect/>
                        <a:stretch>
                          <a:fillRect/>
                        </a:stretch>
                      </pic:blipFill>
                      <pic:spPr>
                        <a:xfrm>
                          <a:off x="0" y="0"/>
                          <a:ext cx="2581275" cy="301115"/>
                        </a:xfrm>
                        <a:prstGeom prst="rect"/>
                        <a:ln/>
                      </pic:spPr>
                    </pic:pic>
                  </a:graphicData>
                </a:graphic>
              </wp:anchor>
            </w:drawing>
          </mc:Fallback>
        </mc:AlternateConten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480" w:lineRule="auto"/>
        <w:ind w:left="0" w:right="0"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E">
      <w:pPr>
        <w:pStyle w:val="Heading1"/>
        <w:spacing w:before="101" w:lineRule="auto"/>
        <w:jc w:val="right"/>
        <w:rPr>
          <w:rFonts w:ascii="Impact" w:cs="Impact" w:eastAsia="Impact" w:hAnsi="Impact"/>
          <w:sz w:val="100"/>
          <w:szCs w:val="100"/>
        </w:rPr>
      </w:pPr>
      <w:r w:rsidDel="00000000" w:rsidR="00000000" w:rsidRPr="00000000">
        <w:rPr>
          <w:rFonts w:ascii="Impact" w:cs="Impact" w:eastAsia="Impact" w:hAnsi="Impact"/>
          <w:color w:val="ec1c23"/>
          <w:sz w:val="100"/>
          <w:szCs w:val="100"/>
          <w:rtl w:val="0"/>
        </w:rPr>
        <w:t xml:space="preserve">EMPATHISE</w:t>
      </w:r>
      <w:r w:rsidDel="00000000" w:rsidR="00000000" w:rsidRPr="00000000">
        <w:rPr>
          <w:rtl w:val="0"/>
        </w:rPr>
      </w:r>
    </w:p>
    <w:p w:rsidR="00000000" w:rsidDel="00000000" w:rsidP="00000000" w:rsidRDefault="00000000" w:rsidRPr="00000000" w14:paraId="0000022F">
      <w:pPr>
        <w:spacing w:line="1215" w:lineRule="auto"/>
        <w:ind w:right="103"/>
        <w:jc w:val="right"/>
        <w:rPr>
          <w:rFonts w:ascii="Impact" w:cs="Impact" w:eastAsia="Impact" w:hAnsi="Impact"/>
          <w:sz w:val="100"/>
          <w:szCs w:val="100"/>
        </w:rPr>
        <w:sectPr>
          <w:headerReference r:id="rId93" w:type="default"/>
          <w:type w:val="nextPage"/>
          <w:pgSz w:h="15890" w:w="11920" w:orient="portrait"/>
          <w:pgMar w:bottom="280" w:top="1500" w:left="1020" w:right="1020" w:header="0" w:footer="0"/>
        </w:sectPr>
      </w:pPr>
      <w:r w:rsidDel="00000000" w:rsidR="00000000" w:rsidRPr="00000000">
        <w:rPr>
          <w:rFonts w:ascii="Impact" w:cs="Impact" w:eastAsia="Impact" w:hAnsi="Impact"/>
          <w:color w:val="ec1c23"/>
          <w:sz w:val="100"/>
          <w:szCs w:val="100"/>
          <w:rtl w:val="0"/>
        </w:rPr>
        <w:t xml:space="preserve">PHASE</w:t>
      </w:r>
      <w:r w:rsidDel="00000000" w:rsidR="00000000" w:rsidRPr="00000000">
        <w:rPr>
          <w:rtl w:val="0"/>
        </w:rPr>
      </w:r>
    </w:p>
    <w:p w:rsidR="00000000" w:rsidDel="00000000" w:rsidP="00000000" w:rsidRDefault="00000000" w:rsidRPr="00000000" w14:paraId="00000230">
      <w:pPr>
        <w:pStyle w:val="Heading3"/>
        <w:spacing w:before="13" w:lineRule="auto"/>
        <w:ind w:left="120" w:firstLine="0"/>
        <w:rPr/>
      </w:pPr>
      <w:r w:rsidDel="00000000" w:rsidR="00000000" w:rsidRPr="00000000">
        <w:rPr>
          <w:color w:val="221f1f"/>
          <w:rtl w:val="0"/>
        </w:rPr>
        <w:t xml:space="preserve">POEMS FRAMEWORK TEMPLATE</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9"/>
        <w:tblW w:w="9627.0" w:type="dxa"/>
        <w:jc w:val="left"/>
        <w:tblInd w:w="118.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5343"/>
        <w:gridCol w:w="2136"/>
        <w:gridCol w:w="2148"/>
        <w:tblGridChange w:id="0">
          <w:tblGrid>
            <w:gridCol w:w="5343"/>
            <w:gridCol w:w="2136"/>
            <w:gridCol w:w="2148"/>
          </w:tblGrid>
        </w:tblGridChange>
      </w:tblGrid>
      <w:tr>
        <w:trPr>
          <w:cantSplit w:val="0"/>
          <w:trHeight w:val="554"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Location:</w:t>
            </w:r>
            <w:r w:rsidDel="00000000" w:rsidR="00000000" w:rsidRPr="00000000">
              <w:rPr>
                <w:rtl w:val="0"/>
              </w:rPr>
            </w:r>
          </w:p>
        </w:tc>
        <w:tc>
          <w:tcPr>
            <w:gridSpan w:val="2"/>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Date/Time/Period:</w:t>
            </w:r>
            <w:r w:rsidDel="00000000" w:rsidR="00000000" w:rsidRPr="00000000">
              <w:rPr>
                <w:rtl w:val="0"/>
              </w:rPr>
            </w:r>
          </w:p>
        </w:tc>
      </w:tr>
      <w:tr>
        <w:trPr>
          <w:cantSplit w:val="0"/>
          <w:trHeight w:val="556" w:hRule="atLeast"/>
          <w:tblHeader w:val="0"/>
        </w:trPr>
        <w:tc>
          <w:tcPr>
            <w:gridSpan w:val="3"/>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Report By:</w:t>
            </w:r>
            <w:r w:rsidDel="00000000" w:rsidR="00000000" w:rsidRPr="00000000">
              <w:rPr>
                <w:rtl w:val="0"/>
              </w:rPr>
            </w:r>
          </w:p>
        </w:tc>
      </w:tr>
      <w:tr>
        <w:trPr>
          <w:cantSplit w:val="0"/>
          <w:trHeight w:val="102" w:hRule="atLeast"/>
          <w:tblHeader w:val="0"/>
        </w:trPr>
        <w:tc>
          <w:tcPr>
            <w:gridSpan w:val="3"/>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POEMS Framework</w:t>
            </w:r>
            <w:r w:rsidDel="00000000" w:rsidR="00000000" w:rsidRPr="00000000">
              <w:rPr>
                <w:rtl w:val="0"/>
              </w:rPr>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35" w:lineRule="auto"/>
              <w:ind w:left="86" w:right="179"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Field Visit and Onsite Observation</w:t>
            </w:r>
            <w:r w:rsidDel="00000000" w:rsidR="00000000" w:rsidRPr="00000000">
              <w:rPr>
                <w:rtl w:val="0"/>
              </w:rPr>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Insights</w:t>
            </w:r>
            <w:r w:rsidDel="00000000" w:rsidR="00000000" w:rsidRPr="00000000">
              <w:rPr>
                <w:rtl w:val="0"/>
              </w:rPr>
            </w:r>
          </w:p>
        </w:tc>
      </w:tr>
      <w:tr>
        <w:trPr>
          <w:cantSplit w:val="0"/>
          <w:trHeight w:val="1975" w:hRule="atLeast"/>
          <w:tblHeader w:val="0"/>
        </w:trPr>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35" w:lineRule="auto"/>
              <w:ind w:left="86"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People: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Who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are</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 involved? (E.g., commuters, street vendors, office workers, children, motorists, delivery men, etc.) What roles do they play? How are the people engaging with each other? How are they related? What are the relationships? What is the social context?</w:t>
            </w:r>
            <w:r w:rsidDel="00000000" w:rsidR="00000000" w:rsidRPr="00000000">
              <w:rPr>
                <w:rtl w:val="0"/>
              </w:rPr>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People  who have  good ideas but lack money. </w:t>
            </w:r>
            <w:r w:rsidDel="00000000" w:rsidR="00000000" w:rsidRPr="00000000">
              <w:rPr>
                <w:rtl w:val="0"/>
              </w:rPr>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These people can use our websites to post ideas and get paid for it.</w:t>
            </w:r>
            <w:r w:rsidDel="00000000" w:rsidR="00000000" w:rsidRPr="00000000">
              <w:rPr>
                <w:rtl w:val="0"/>
              </w:rPr>
            </w:r>
          </w:p>
        </w:tc>
      </w:tr>
      <w:tr>
        <w:trPr>
          <w:cantSplit w:val="0"/>
          <w:trHeight w:val="1975" w:hRule="atLeast"/>
          <w:tblHeader w:val="0"/>
        </w:trPr>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35" w:lineRule="auto"/>
              <w:ind w:left="86" w:right="18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Objects: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artifacts are important? (E.g., bus stops signage, traffic lights, benches, etc.) What roles do they play? How are people engaging with the objects, and with their </w:t>
            </w:r>
            <w:r w:rsidDel="00000000" w:rsidR="00000000" w:rsidRPr="00000000">
              <w:rPr>
                <w:rFonts w:ascii="Calibri" w:cs="Calibri" w:eastAsia="Calibri" w:hAnsi="Calibri"/>
                <w:color w:val="221f1f"/>
                <w:rtl w:val="0"/>
              </w:rPr>
              <w:t xml:space="preserve">surroundings</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 What is interaction? How does the object influence people’s behavior?</w:t>
            </w:r>
            <w:r w:rsidDel="00000000" w:rsidR="00000000" w:rsidRPr="00000000">
              <w:rPr>
                <w:rtl w:val="0"/>
              </w:rPr>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People use online portals to access websites. </w:t>
            </w:r>
            <w:r w:rsidDel="00000000" w:rsidR="00000000" w:rsidRPr="00000000">
              <w:rPr>
                <w:rtl w:val="0"/>
              </w:rPr>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We need to deploy the made server on a public host.</w:t>
            </w:r>
            <w:r w:rsidDel="00000000" w:rsidR="00000000" w:rsidRPr="00000000">
              <w:rPr>
                <w:rtl w:val="0"/>
              </w:rPr>
            </w:r>
          </w:p>
        </w:tc>
      </w:tr>
      <w:tr>
        <w:trPr>
          <w:cantSplit w:val="0"/>
          <w:trHeight w:val="1972" w:hRule="atLeast"/>
          <w:tblHeader w:val="0"/>
        </w:trPr>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35" w:lineRule="auto"/>
              <w:ind w:left="86" w:right="18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Environment: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Where is the action taking place? (e.g., public bus, road side, government office, garden, etc.) What is happening? What are the people doing? How do the people behave in this environment? How does the environment influence people’s behavior? What is the mood? Ambience?</w:t>
            </w:r>
            <w:r w:rsidDel="00000000" w:rsidR="00000000" w:rsidRPr="00000000">
              <w:rPr>
                <w:rtl w:val="0"/>
              </w:rPr>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This website can be accessed from home or anywhere. </w:t>
            </w:r>
            <w:r w:rsidDel="00000000" w:rsidR="00000000" w:rsidRPr="00000000">
              <w:rPr>
                <w:rtl w:val="0"/>
              </w:rPr>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It is user friendly and time saving.</w:t>
            </w:r>
            <w:r w:rsidDel="00000000" w:rsidR="00000000" w:rsidRPr="00000000">
              <w:rPr>
                <w:rtl w:val="0"/>
              </w:rPr>
            </w:r>
          </w:p>
        </w:tc>
      </w:tr>
      <w:tr>
        <w:trPr>
          <w:cantSplit w:val="0"/>
          <w:trHeight w:val="1975" w:hRule="atLeast"/>
          <w:tblHeader w:val="0"/>
        </w:trPr>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86" w:right="19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Messages &amp; Media</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 What are the messages and communication media used? (e.g., signage, online materials, posters, apps, etc.) What roles do they play?</w:t>
            </w:r>
            <w:r w:rsidDel="00000000" w:rsidR="00000000" w:rsidRPr="00000000">
              <w:rPr>
                <w:rtl w:val="0"/>
              </w:rPr>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People using this software are the ones who forward and share the website name. </w:t>
            </w:r>
            <w:r w:rsidDel="00000000" w:rsidR="00000000" w:rsidRPr="00000000">
              <w:rPr>
                <w:rtl w:val="0"/>
              </w:rPr>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There are no artifacts for this project but online friends are more than enough!!</w:t>
            </w:r>
            <w:r w:rsidDel="00000000" w:rsidR="00000000" w:rsidRPr="00000000">
              <w:rPr>
                <w:rtl w:val="0"/>
              </w:rPr>
            </w:r>
          </w:p>
        </w:tc>
      </w:tr>
      <w:tr>
        <w:trPr>
          <w:cantSplit w:val="0"/>
          <w:trHeight w:val="1974" w:hRule="atLeast"/>
          <w:tblHeader w:val="0"/>
        </w:trPr>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86" w:right="1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Services: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are the services and support systems provided? (e.g., registration, library services, hands- on guide, online booking, etc.)</w:t>
            </w:r>
            <w:r w:rsidDel="00000000" w:rsidR="00000000" w:rsidRPr="00000000">
              <w:rPr>
                <w:rtl w:val="0"/>
              </w:rPr>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We use government websites to approve the startups.</w:t>
            </w:r>
            <w:r w:rsidDel="00000000" w:rsidR="00000000" w:rsidRPr="00000000">
              <w:rPr>
                <w:rtl w:val="0"/>
              </w:rPr>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They provide additional security for our project.</w:t>
            </w:r>
            <w:r w:rsidDel="00000000" w:rsidR="00000000" w:rsidRPr="00000000">
              <w:rPr>
                <w:rtl w:val="0"/>
              </w:rPr>
            </w:r>
          </w:p>
        </w:tc>
      </w:tr>
    </w:tbl>
    <w:p w:rsidR="00000000" w:rsidDel="00000000" w:rsidP="00000000" w:rsidRDefault="00000000" w:rsidRPr="00000000" w14:paraId="00000252">
      <w:pPr>
        <w:rPr/>
        <w:sectPr>
          <w:headerReference r:id="rId94" w:type="default"/>
          <w:type w:val="nextPage"/>
          <w:pgSz w:h="15890" w:w="11920" w:orient="portrait"/>
          <w:pgMar w:bottom="280" w:top="1080" w:left="1020" w:right="1020" w:header="0" w:footer="0"/>
        </w:sect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713740</wp:posOffset>
                </wp:positionH>
                <wp:positionV relativeFrom="page">
                  <wp:posOffset>1199515</wp:posOffset>
                </wp:positionV>
                <wp:extent cx="8652510" cy="4386580"/>
                <wp:effectExtent b="0" l="0" r="0" t="0"/>
                <wp:wrapNone/>
                <wp:docPr id="291" name=""/>
                <a:graphic>
                  <a:graphicData uri="http://schemas.microsoft.com/office/word/2010/wordprocessingGroup">
                    <wpg:wgp>
                      <wpg:cNvGrpSpPr/>
                      <wpg:grpSpPr>
                        <a:xfrm>
                          <a:off x="1019725" y="1586700"/>
                          <a:ext cx="8652510" cy="4386580"/>
                          <a:chOff x="1019725" y="1586700"/>
                          <a:chExt cx="8651900" cy="4385925"/>
                        </a:xfrm>
                      </wpg:grpSpPr>
                      <wpg:grpSp>
                        <wpg:cNvGrpSpPr/>
                        <wpg:grpSpPr>
                          <a:xfrm>
                            <a:off x="1019745" y="1586710"/>
                            <a:ext cx="8651875" cy="4381500"/>
                            <a:chOff x="1124" y="1889"/>
                            <a:chExt cx="13625" cy="6900"/>
                          </a:xfrm>
                        </wpg:grpSpPr>
                        <wps:wsp>
                          <wps:cNvSpPr/>
                          <wps:cNvPr id="3" name="Shape 3"/>
                          <wps:spPr>
                            <a:xfrm>
                              <a:off x="1124" y="1889"/>
                              <a:ext cx="13625" cy="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134" y="1899"/>
                              <a:ext cx="13606" cy="6888"/>
                            </a:xfrm>
                            <a:custGeom>
                              <a:rect b="b" l="l" r="r" t="t"/>
                              <a:pathLst>
                                <a:path extrusionOk="0" h="6888" w="13606">
                                  <a:moveTo>
                                    <a:pt x="0" y="0"/>
                                  </a:moveTo>
                                  <a:lnTo>
                                    <a:pt x="13606" y="6888"/>
                                  </a:lnTo>
                                  <a:moveTo>
                                    <a:pt x="0" y="6888"/>
                                  </a:moveTo>
                                  <a:lnTo>
                                    <a:pt x="13606" y="0"/>
                                  </a:lnTo>
                                </a:path>
                              </a:pathLst>
                            </a:custGeom>
                            <a:noFill/>
                            <a:ln cap="flat" cmpd="sng" w="12700">
                              <a:solidFill>
                                <a:srgbClr val="221F1F"/>
                              </a:solidFill>
                              <a:prstDash val="solid"/>
                              <a:round/>
                              <a:headEnd len="med" w="med" type="none"/>
                              <a:tailEnd len="med" w="med" type="none"/>
                            </a:ln>
                          </wps:spPr>
                          <wps:bodyPr anchorCtr="0" anchor="ctr" bIns="91425" lIns="91425" spcFirstLastPara="1" rIns="91425" wrap="square" tIns="91425">
                            <a:noAutofit/>
                          </wps:bodyPr>
                        </wps:wsp>
                        <pic:pic>
                          <pic:nvPicPr>
                            <pic:cNvPr id="133" name="Shape 133"/>
                            <pic:cNvPicPr preferRelativeResize="0"/>
                          </pic:nvPicPr>
                          <pic:blipFill rotWithShape="1">
                            <a:blip r:embed="rId95">
                              <a:alphaModFix/>
                            </a:blip>
                            <a:srcRect b="0" l="0" r="0" t="0"/>
                            <a:stretch/>
                          </pic:blipFill>
                          <pic:spPr>
                            <a:xfrm>
                              <a:off x="6229" y="4069"/>
                              <a:ext cx="2551" cy="2472"/>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713740</wp:posOffset>
                </wp:positionH>
                <wp:positionV relativeFrom="page">
                  <wp:posOffset>1199515</wp:posOffset>
                </wp:positionV>
                <wp:extent cx="8652510" cy="4386580"/>
                <wp:effectExtent b="0" l="0" r="0" t="0"/>
                <wp:wrapNone/>
                <wp:docPr id="291" name="image67.png"/>
                <a:graphic>
                  <a:graphicData uri="http://schemas.openxmlformats.org/drawingml/2006/picture">
                    <pic:pic>
                      <pic:nvPicPr>
                        <pic:cNvPr id="0" name="image67.png"/>
                        <pic:cNvPicPr preferRelativeResize="0"/>
                      </pic:nvPicPr>
                      <pic:blipFill>
                        <a:blip r:embed="rId96"/>
                        <a:srcRect/>
                        <a:stretch>
                          <a:fillRect/>
                        </a:stretch>
                      </pic:blipFill>
                      <pic:spPr>
                        <a:xfrm>
                          <a:off x="0" y="0"/>
                          <a:ext cx="8652510" cy="4386580"/>
                        </a:xfrm>
                        <a:prstGeom prst="rect"/>
                        <a:ln/>
                      </pic:spPr>
                    </pic:pic>
                  </a:graphicData>
                </a:graphic>
              </wp:anchor>
            </w:drawing>
          </mc:Fallback>
        </mc:AlternateContent>
      </w:r>
      <w:r w:rsidDel="00000000" w:rsidR="00000000" w:rsidRPr="00000000">
        <w:rPr>
          <w:rtl w:val="0"/>
        </w:rPr>
      </w:r>
    </w:p>
    <w:tbl>
      <w:tblPr>
        <w:tblStyle w:val="Table10"/>
        <w:tblW w:w="13610.0" w:type="dxa"/>
        <w:jc w:val="left"/>
        <w:tblInd w:w="145.0" w:type="dxa"/>
        <w:tblBorders>
          <w:top w:color="221f1f" w:space="0" w:sz="8" w:val="single"/>
          <w:left w:color="221f1f" w:space="0" w:sz="8" w:val="single"/>
          <w:bottom w:color="221f1f" w:space="0" w:sz="8" w:val="single"/>
          <w:right w:color="221f1f" w:space="0" w:sz="8" w:val="single"/>
          <w:insideH w:color="221f1f" w:space="0" w:sz="8" w:val="single"/>
          <w:insideV w:color="221f1f" w:space="0" w:sz="8" w:val="single"/>
        </w:tblBorders>
        <w:tblLayout w:type="fixed"/>
        <w:tblLook w:val="0000"/>
      </w:tblPr>
      <w:tblGrid>
        <w:gridCol w:w="2268"/>
        <w:gridCol w:w="4537"/>
        <w:gridCol w:w="2268"/>
        <w:gridCol w:w="4537"/>
        <w:tblGridChange w:id="0">
          <w:tblGrid>
            <w:gridCol w:w="2268"/>
            <w:gridCol w:w="4537"/>
            <w:gridCol w:w="2268"/>
            <w:gridCol w:w="4537"/>
          </w:tblGrid>
        </w:tblGridChange>
      </w:tblGrid>
      <w:tr>
        <w:trPr>
          <w:cantSplit w:val="0"/>
          <w:trHeight w:val="7075" w:hRule="atLeast"/>
          <w:tblHeader w:val="0"/>
        </w:trPr>
        <w:tc>
          <w:tcPr>
            <w:gridSpan w:val="4"/>
          </w:tcPr>
          <w:p w:rsidR="00000000" w:rsidDel="00000000" w:rsidP="00000000" w:rsidRDefault="00000000" w:rsidRPr="00000000" w14:paraId="000002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23" w:line="290"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does the user think &amp; feel?</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0" w:line="288"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is really important to the user?</w:t>
            </w: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0" w:line="288"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drives the user?</w:t>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0" w:line="289"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worries the user?</w:t>
            </w: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0" w:line="291.99999999999994"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are user’s aspirations</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521"/>
                <w:tab w:val="left" w:leader="none" w:pos="9522"/>
              </w:tabs>
              <w:spacing w:after="0" w:before="187" w:line="290" w:lineRule="auto"/>
              <w:ind w:left="9521" w:right="0" w:hanging="362.9999999999995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w:t>
            </w:r>
            <w:r w:rsidDel="00000000" w:rsidR="00000000" w:rsidRPr="00000000">
              <w:rPr>
                <w:rFonts w:ascii="Calibri" w:cs="Calibri" w:eastAsia="Calibri" w:hAnsi="Calibri"/>
                <w:color w:val="0083c9"/>
                <w:rtl w:val="0"/>
              </w:rPr>
              <w:t xml:space="preserve">does the user</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 see?</w:t>
            </w: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8"/>
                <w:tab w:val="left" w:leader="none" w:pos="449"/>
                <w:tab w:val="left" w:leader="none" w:pos="9161"/>
                <w:tab w:val="left" w:leader="none" w:pos="9521"/>
              </w:tabs>
              <w:spacing w:after="0" w:before="0" w:line="288" w:lineRule="auto"/>
              <w:ind w:left="448"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w:t>
            </w:r>
            <w:r w:rsidDel="00000000" w:rsidR="00000000" w:rsidRPr="00000000">
              <w:rPr>
                <w:rFonts w:ascii="Calibri" w:cs="Calibri" w:eastAsia="Calibri" w:hAnsi="Calibri"/>
                <w:color w:val="0083c9"/>
                <w:rtl w:val="0"/>
              </w:rPr>
              <w:t xml:space="preserve">does the user</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 hear from others?</w:t>
              <w:tab/>
              <w:t xml:space="preserve">•</w:t>
              <w:tab/>
              <w:t xml:space="preserve">What does it look like?</w:t>
            </w: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8"/>
                <w:tab w:val="left" w:leader="none" w:pos="449"/>
                <w:tab w:val="left" w:leader="none" w:pos="9161"/>
                <w:tab w:val="left" w:leader="none" w:pos="9521"/>
              </w:tabs>
              <w:spacing w:after="0" w:before="0" w:line="288" w:lineRule="auto"/>
              <w:ind w:left="448"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do friends and family say?</w:t>
              <w:tab/>
              <w:t xml:space="preserve">•</w:t>
              <w:tab/>
              <w:t xml:space="preserve">Who surrounds the user?</w:t>
            </w:r>
            <w:r w:rsidDel="00000000" w:rsidR="00000000" w:rsidRPr="00000000">
              <w:rPr>
                <w:rtl w:val="0"/>
              </w:rPr>
            </w:r>
          </w:p>
          <w:p w:rsidR="00000000" w:rsidDel="00000000" w:rsidP="00000000" w:rsidRDefault="00000000" w:rsidRPr="00000000" w14:paraId="000002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8"/>
                <w:tab w:val="left" w:leader="none" w:pos="449"/>
                <w:tab w:val="left" w:leader="none" w:pos="9161"/>
                <w:tab w:val="left" w:leader="none" w:pos="9521"/>
              </w:tabs>
              <w:spacing w:after="0" w:before="0" w:line="287" w:lineRule="auto"/>
              <w:ind w:left="448"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Who </w:t>
            </w:r>
            <w:r w:rsidDel="00000000" w:rsidR="00000000" w:rsidRPr="00000000">
              <w:rPr>
                <w:rFonts w:ascii="Calibri" w:cs="Calibri" w:eastAsia="Calibri" w:hAnsi="Calibri"/>
                <w:color w:val="0083c9"/>
                <w:rtl w:val="0"/>
              </w:rPr>
              <w:t xml:space="preserve">influences</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 the user and how?</w:t>
              <w:tab/>
              <w:t xml:space="preserve">•</w:t>
              <w:tab/>
              <w:t xml:space="preserve">Who are the user/s friends?</w:t>
            </w: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48"/>
                <w:tab w:val="left" w:leader="none" w:pos="449"/>
                <w:tab w:val="left" w:leader="none" w:pos="9161"/>
                <w:tab w:val="left" w:leader="none" w:pos="9521"/>
              </w:tabs>
              <w:spacing w:after="0" w:before="3" w:line="232" w:lineRule="auto"/>
              <w:ind w:left="448" w:right="122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communication channels are</w:t>
              <w:tab/>
              <w:t xml:space="preserve">•</w:t>
              <w:tab/>
              <w:t xml:space="preserve">What makes the user happy? Sad? influential&gt;</w:t>
              <w:tab/>
              <w:tab/>
              <w:t xml:space="preserve">Proud?</w:t>
            </w:r>
            <w:r w:rsidDel="00000000" w:rsidR="00000000" w:rsidRPr="00000000">
              <w:rPr>
                <w:rtl w:val="0"/>
              </w:rPr>
            </w:r>
          </w:p>
          <w:p w:rsidR="00000000" w:rsidDel="00000000" w:rsidP="00000000" w:rsidRDefault="00000000" w:rsidRPr="00000000" w14:paraId="0000026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521"/>
                <w:tab w:val="left" w:leader="none" w:pos="9522"/>
              </w:tabs>
              <w:spacing w:after="0" w:before="6" w:line="240" w:lineRule="auto"/>
              <w:ind w:left="9521" w:right="0" w:hanging="362.9999999999995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problem does the user encounter?</w:t>
            </w: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184" w:line="291"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does the user say? </w:t>
            </w:r>
            <w:r w:rsidDel="00000000" w:rsidR="00000000" w:rsidRPr="00000000">
              <w:rPr>
                <w:rFonts w:ascii="Calibri" w:cs="Calibri" w:eastAsia="Calibri" w:hAnsi="Calibri"/>
                <w:color w:val="0083c9"/>
                <w:rtl w:val="0"/>
              </w:rPr>
              <w:t xml:space="preserve">Do you think so</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0" w:line="288"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is the user attitude?</w:t>
            </w: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0" w:line="288" w:lineRule="auto"/>
              <w:ind w:left="4985" w:right="0"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could the user be telling others?</w:t>
            </w: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985"/>
                <w:tab w:val="left" w:leader="none" w:pos="4986"/>
              </w:tabs>
              <w:spacing w:after="0" w:before="2" w:line="280" w:lineRule="auto"/>
              <w:ind w:left="4985" w:right="4665" w:hanging="363.000000000000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0083c9"/>
                <w:highlight w:val="white"/>
                <w:rtl w:val="0"/>
              </w:rPr>
              <w:t xml:space="preserve">Are there conflicts between what the User says/ does and truly thinks &amp; feels? </w:t>
            </w:r>
            <w:r w:rsidDel="00000000" w:rsidR="00000000" w:rsidRPr="00000000">
              <w:rPr>
                <w:rtl w:val="0"/>
              </w:rPr>
            </w:r>
          </w:p>
        </w:tc>
      </w:tr>
      <w:tr>
        <w:trPr>
          <w:cantSplit w:val="0"/>
          <w:trHeight w:val="1693" w:hRule="atLeast"/>
          <w:tblHeader w:val="0"/>
        </w:trPr>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83c9"/>
                <w:sz w:val="48"/>
                <w:szCs w:val="48"/>
                <w:u w:val="none"/>
                <w:shd w:fill="auto" w:val="clear"/>
                <w:vertAlign w:val="baseline"/>
                <w:rtl w:val="0"/>
              </w:rPr>
              <w:t xml:space="preserve">PAIN?</w:t>
            </w:r>
            <w:r w:rsidDel="00000000" w:rsidR="00000000" w:rsidRPr="00000000">
              <w:rPr>
                <w:rtl w:val="0"/>
              </w:rPr>
            </w:r>
          </w:p>
        </w:tc>
        <w:tc>
          <w:tcPr/>
          <w:p w:rsidR="00000000" w:rsidDel="00000000" w:rsidP="00000000" w:rsidRDefault="00000000" w:rsidRPr="00000000" w14:paraId="000002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8"/>
                <w:tab w:val="left" w:leader="none" w:pos="449"/>
              </w:tabs>
              <w:spacing w:after="0" w:before="140" w:line="232" w:lineRule="auto"/>
              <w:ind w:left="448" w:right="787"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w:t>
            </w:r>
            <w:r w:rsidDel="00000000" w:rsidR="00000000" w:rsidRPr="00000000">
              <w:rPr>
                <w:rFonts w:ascii="Calibri" w:cs="Calibri" w:eastAsia="Calibri" w:hAnsi="Calibri"/>
                <w:color w:val="0083c9"/>
                <w:rtl w:val="0"/>
              </w:rPr>
              <w:t xml:space="preserve">barriers</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 and challenges does the user face?</w:t>
            </w: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8"/>
                <w:tab w:val="left" w:leader="none" w:pos="449"/>
              </w:tabs>
              <w:spacing w:after="0" w:before="1" w:line="291" w:lineRule="auto"/>
              <w:ind w:left="448" w:right="0" w:hanging="36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are the user’s frustrations?</w:t>
            </w:r>
            <w:r w:rsidDel="00000000" w:rsidR="00000000" w:rsidRPr="00000000">
              <w:rPr>
                <w:rtl w:val="0"/>
              </w:rPr>
            </w:r>
          </w:p>
          <w:p w:rsidR="00000000" w:rsidDel="00000000" w:rsidP="00000000" w:rsidRDefault="00000000" w:rsidRPr="00000000" w14:paraId="000002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8"/>
                <w:tab w:val="left" w:leader="none" w:pos="449"/>
              </w:tabs>
              <w:spacing w:after="0" w:before="0" w:line="289" w:lineRule="auto"/>
              <w:ind w:left="448" w:right="0" w:hanging="36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obstacles are there?</w:t>
            </w: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8"/>
                <w:tab w:val="left" w:leader="none" w:pos="449"/>
              </w:tabs>
              <w:spacing w:after="0" w:before="0" w:line="291.99999999999994" w:lineRule="auto"/>
              <w:ind w:left="448" w:right="0" w:hanging="36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makes </w:t>
            </w:r>
            <w:r w:rsidDel="00000000" w:rsidR="00000000" w:rsidRPr="00000000">
              <w:rPr>
                <w:rFonts w:ascii="Calibri" w:cs="Calibri" w:eastAsia="Calibri" w:hAnsi="Calibri"/>
                <w:color w:val="0083c9"/>
                <w:rtl w:val="0"/>
              </w:rPr>
              <w:t xml:space="preserve">users</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 feel indifferent?</w:t>
            </w:r>
            <w:r w:rsidDel="00000000" w:rsidR="00000000" w:rsidRPr="00000000">
              <w:rPr>
                <w:rtl w:val="0"/>
              </w:rPr>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83c9"/>
                <w:sz w:val="48"/>
                <w:szCs w:val="48"/>
                <w:u w:val="none"/>
                <w:shd w:fill="auto" w:val="clear"/>
                <w:vertAlign w:val="baseline"/>
                <w:rtl w:val="0"/>
              </w:rPr>
              <w:t xml:space="preserve">GAIN?</w:t>
            </w:r>
            <w:r w:rsidDel="00000000" w:rsidR="00000000" w:rsidRPr="00000000">
              <w:rPr>
                <w:rtl w:val="0"/>
              </w:rPr>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6"/>
                <w:tab w:val="left" w:leader="none" w:pos="447"/>
              </w:tabs>
              <w:spacing w:after="0" w:before="0" w:line="289" w:lineRule="auto"/>
              <w:ind w:left="446"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makes </w:t>
            </w:r>
            <w:r w:rsidDel="00000000" w:rsidR="00000000" w:rsidRPr="00000000">
              <w:rPr>
                <w:rFonts w:ascii="Calibri" w:cs="Calibri" w:eastAsia="Calibri" w:hAnsi="Calibri"/>
                <w:color w:val="0083c9"/>
                <w:rtl w:val="0"/>
              </w:rPr>
              <w:t xml:space="preserve">users</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 happy or satisfied?</w:t>
            </w: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6"/>
                <w:tab w:val="left" w:leader="none" w:pos="447"/>
              </w:tabs>
              <w:spacing w:after="0" w:before="0" w:line="287" w:lineRule="auto"/>
              <w:ind w:left="446"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does the user truly want?</w:t>
            </w: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6"/>
                <w:tab w:val="left" w:leader="none" w:pos="447"/>
              </w:tabs>
              <w:spacing w:after="0" w:before="0" w:line="289" w:lineRule="auto"/>
              <w:ind w:left="446"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How does the user measure value?</w:t>
            </w: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6"/>
                <w:tab w:val="left" w:leader="none" w:pos="447"/>
              </w:tabs>
              <w:spacing w:after="0" w:before="0" w:line="291.99999999999994" w:lineRule="auto"/>
              <w:ind w:left="446"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What gives </w:t>
            </w:r>
            <w:r w:rsidDel="00000000" w:rsidR="00000000" w:rsidRPr="00000000">
              <w:rPr>
                <w:rFonts w:ascii="Calibri" w:cs="Calibri" w:eastAsia="Calibri" w:hAnsi="Calibri"/>
                <w:color w:val="0083c9"/>
                <w:rtl w:val="0"/>
              </w:rPr>
              <w:t xml:space="preserve">users </w:t>
            </w:r>
            <w:r w:rsidDel="00000000" w:rsidR="00000000" w:rsidRPr="00000000">
              <w:rPr>
                <w:rFonts w:ascii="Calibri" w:cs="Calibri" w:eastAsia="Calibri" w:hAnsi="Calibri"/>
                <w:b w:val="0"/>
                <w:i w:val="0"/>
                <w:smallCaps w:val="0"/>
                <w:strike w:val="0"/>
                <w:color w:val="0083c9"/>
                <w:sz w:val="24"/>
                <w:szCs w:val="24"/>
                <w:u w:val="none"/>
                <w:shd w:fill="auto" w:val="clear"/>
                <w:vertAlign w:val="baseline"/>
                <w:rtl w:val="0"/>
              </w:rPr>
              <w:t xml:space="preserve">passion/motivation?</w:t>
            </w:r>
            <w:r w:rsidDel="00000000" w:rsidR="00000000" w:rsidRPr="00000000">
              <w:rPr>
                <w:rtl w:val="0"/>
              </w:rPr>
            </w:r>
          </w:p>
        </w:tc>
      </w:tr>
    </w:tbl>
    <w:p w:rsidR="00000000" w:rsidDel="00000000" w:rsidP="00000000" w:rsidRDefault="00000000" w:rsidRPr="00000000" w14:paraId="00000276">
      <w:pPr>
        <w:spacing w:line="291.99999999999994" w:lineRule="auto"/>
        <w:rPr/>
        <w:sectPr>
          <w:headerReference r:id="rId97" w:type="default"/>
          <w:type w:val="nextPage"/>
          <w:pgSz w:h="11920" w:w="15890" w:orient="landscape"/>
          <w:pgMar w:bottom="280" w:top="1440" w:left="1000" w:right="1000" w:header="1127" w:footer="0"/>
        </w:sect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1"/>
        <w:tblW w:w="13610.000000000002" w:type="dxa"/>
        <w:jc w:val="left"/>
        <w:tblInd w:w="126.0" w:type="dxa"/>
        <w:tblBorders>
          <w:top w:color="221f1f" w:space="0" w:sz="8" w:val="single"/>
          <w:left w:color="221f1f" w:space="0" w:sz="8" w:val="single"/>
          <w:bottom w:color="221f1f" w:space="0" w:sz="8" w:val="single"/>
          <w:right w:color="221f1f" w:space="0" w:sz="8" w:val="single"/>
          <w:insideH w:color="221f1f" w:space="0" w:sz="8" w:val="single"/>
          <w:insideV w:color="221f1f" w:space="0" w:sz="8" w:val="single"/>
        </w:tblBorders>
        <w:tblLayout w:type="fixed"/>
        <w:tblLook w:val="0000"/>
      </w:tblPr>
      <w:tblGrid>
        <w:gridCol w:w="2268"/>
        <w:gridCol w:w="2268"/>
        <w:gridCol w:w="2268"/>
        <w:gridCol w:w="2268"/>
        <w:gridCol w:w="2269"/>
        <w:gridCol w:w="2269"/>
        <w:tblGridChange w:id="0">
          <w:tblGrid>
            <w:gridCol w:w="2268"/>
            <w:gridCol w:w="2268"/>
            <w:gridCol w:w="2268"/>
            <w:gridCol w:w="2268"/>
            <w:gridCol w:w="2269"/>
            <w:gridCol w:w="2269"/>
          </w:tblGrid>
        </w:tblGridChange>
      </w:tblGrid>
      <w:tr>
        <w:trPr>
          <w:cantSplit w:val="0"/>
          <w:trHeight w:val="546" w:hRule="atLeast"/>
          <w:tblHeader w:val="0"/>
        </w:trPr>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88"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221f1f"/>
                <w:sz w:val="26"/>
                <w:szCs w:val="26"/>
                <w:u w:val="none"/>
                <w:shd w:fill="auto" w:val="clear"/>
                <w:vertAlign w:val="baseline"/>
                <w:rtl w:val="0"/>
              </w:rPr>
              <w:t xml:space="preserve">DOING</w:t>
            </w:r>
            <w:r w:rsidDel="00000000" w:rsidR="00000000" w:rsidRPr="00000000">
              <w:rPr>
                <w:rtl w:val="0"/>
              </w:rPr>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88"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221f1f"/>
                <w:sz w:val="26"/>
                <w:szCs w:val="26"/>
                <w:u w:val="none"/>
                <w:shd w:fill="auto" w:val="clear"/>
                <w:vertAlign w:val="baseline"/>
                <w:rtl w:val="0"/>
              </w:rPr>
              <w:t xml:space="preserve">SEEING</w:t>
            </w:r>
            <w:r w:rsidDel="00000000" w:rsidR="00000000" w:rsidRPr="00000000">
              <w:rPr>
                <w:rtl w:val="0"/>
              </w:rPr>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89"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221f1f"/>
                <w:sz w:val="26"/>
                <w:szCs w:val="26"/>
                <w:u w:val="none"/>
                <w:shd w:fill="auto" w:val="clear"/>
                <w:vertAlign w:val="baseline"/>
                <w:rtl w:val="0"/>
              </w:rPr>
              <w:t xml:space="preserve">HEARING/SAYING</w:t>
            </w:r>
            <w:r w:rsidDel="00000000" w:rsidR="00000000" w:rsidRPr="00000000">
              <w:rPr>
                <w:rtl w:val="0"/>
              </w:rPr>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89"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221f1f"/>
                <w:sz w:val="26"/>
                <w:szCs w:val="26"/>
                <w:u w:val="none"/>
                <w:shd w:fill="auto" w:val="clear"/>
                <w:vertAlign w:val="baseline"/>
                <w:rtl w:val="0"/>
              </w:rPr>
              <w:t xml:space="preserve">FEELING/THINKING</w:t>
            </w:r>
            <w:r w:rsidDel="00000000" w:rsidR="00000000" w:rsidRPr="00000000">
              <w:rPr>
                <w:rtl w:val="0"/>
              </w:rPr>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87"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color w:val="221f1f"/>
                <w:sz w:val="26"/>
                <w:szCs w:val="26"/>
                <w:rtl w:val="0"/>
              </w:rPr>
              <w:t xml:space="preserve">FRUSTRATION</w:t>
            </w:r>
            <w:r w:rsidDel="00000000" w:rsidR="00000000" w:rsidRPr="00000000">
              <w:rPr>
                <w:rtl w:val="0"/>
              </w:rPr>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87"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221f1f"/>
                <w:sz w:val="26"/>
                <w:szCs w:val="26"/>
                <w:u w:val="none"/>
                <w:shd w:fill="auto" w:val="clear"/>
                <w:vertAlign w:val="baseline"/>
                <w:rtl w:val="0"/>
              </w:rPr>
              <w:t xml:space="preserve">NEEDS/WANTS</w:t>
            </w:r>
            <w:r w:rsidDel="00000000" w:rsidR="00000000" w:rsidRPr="00000000">
              <w:rPr>
                <w:rtl w:val="0"/>
              </w:rPr>
            </w:r>
          </w:p>
        </w:tc>
      </w:tr>
      <w:tr>
        <w:trPr>
          <w:cantSplit w:val="0"/>
          <w:trHeight w:val="8290" w:hRule="atLeast"/>
          <w:tblHeader w:val="0"/>
        </w:trPr>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88" w:right="258"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221f1f"/>
                <w:sz w:val="26"/>
                <w:szCs w:val="26"/>
                <w:u w:val="none"/>
                <w:shd w:fill="auto" w:val="clear"/>
                <w:vertAlign w:val="baseline"/>
                <w:rtl w:val="0"/>
              </w:rPr>
              <w:t xml:space="preserve">When </w:t>
            </w:r>
            <w:r w:rsidDel="00000000" w:rsidR="00000000" w:rsidRPr="00000000">
              <w:rPr>
                <w:color w:val="221f1f"/>
                <w:sz w:val="26"/>
                <w:szCs w:val="26"/>
                <w:rtl w:val="0"/>
              </w:rPr>
              <w:t xml:space="preserve">does the target</w:t>
            </w:r>
            <w:r w:rsidDel="00000000" w:rsidR="00000000" w:rsidRPr="00000000">
              <w:rPr>
                <w:i w:val="0"/>
                <w:smallCaps w:val="0"/>
                <w:strike w:val="0"/>
                <w:color w:val="221f1f"/>
                <w:sz w:val="26"/>
                <w:szCs w:val="26"/>
                <w:u w:val="none"/>
                <w:shd w:fill="auto" w:val="clear"/>
                <w:vertAlign w:val="baseline"/>
                <w:rtl w:val="0"/>
              </w:rPr>
              <w:t xml:space="preserve"> User go there?</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35" w:lineRule="auto"/>
              <w:ind w:left="88" w:right="407" w:firstLine="0"/>
              <w:jc w:val="left"/>
              <w:rPr>
                <w:i w:val="0"/>
                <w:smallCaps w:val="0"/>
                <w:strike w:val="0"/>
                <w:color w:val="221f1f"/>
                <w:sz w:val="26"/>
                <w:szCs w:val="26"/>
                <w:u w:val="none"/>
                <w:shd w:fill="auto" w:val="clear"/>
                <w:vertAlign w:val="baseline"/>
              </w:rPr>
            </w:pPr>
            <w:r w:rsidDel="00000000" w:rsidR="00000000" w:rsidRPr="00000000">
              <w:rPr>
                <w:i w:val="0"/>
                <w:smallCaps w:val="0"/>
                <w:strike w:val="0"/>
                <w:color w:val="221f1f"/>
                <w:sz w:val="26"/>
                <w:szCs w:val="26"/>
                <w:u w:val="none"/>
                <w:shd w:fill="auto" w:val="clear"/>
                <w:vertAlign w:val="baseline"/>
                <w:rtl w:val="0"/>
              </w:rPr>
              <w:t xml:space="preserve">How </w:t>
            </w:r>
            <w:r w:rsidDel="00000000" w:rsidR="00000000" w:rsidRPr="00000000">
              <w:rPr>
                <w:color w:val="221f1f"/>
                <w:sz w:val="26"/>
                <w:szCs w:val="26"/>
                <w:rtl w:val="0"/>
              </w:rPr>
              <w:t xml:space="preserve">does the target</w:t>
            </w:r>
            <w:r w:rsidDel="00000000" w:rsidR="00000000" w:rsidRPr="00000000">
              <w:rPr>
                <w:i w:val="0"/>
                <w:smallCaps w:val="0"/>
                <w:strike w:val="0"/>
                <w:color w:val="221f1f"/>
                <w:sz w:val="26"/>
                <w:szCs w:val="26"/>
                <w:u w:val="none"/>
                <w:shd w:fill="auto" w:val="clear"/>
                <w:vertAlign w:val="baseline"/>
                <w:rtl w:val="0"/>
              </w:rPr>
              <w:t xml:space="preserve"> User go there?</w:t>
            </w:r>
          </w:p>
          <w:p w:rsidR="00000000" w:rsidDel="00000000" w:rsidP="00000000" w:rsidRDefault="00000000" w:rsidRPr="00000000" w14:paraId="00000281">
            <w:pPr>
              <w:widowControl w:val="0"/>
              <w:tabs>
                <w:tab w:val="left" w:leader="none" w:pos="448"/>
                <w:tab w:val="left" w:leader="none" w:pos="449"/>
              </w:tabs>
              <w:spacing w:before="140" w:line="232" w:lineRule="auto"/>
              <w:ind w:left="0" w:right="787" w:firstLine="0"/>
              <w:rPr>
                <w:sz w:val="26"/>
                <w:szCs w:val="26"/>
              </w:rPr>
            </w:pPr>
            <w:r w:rsidDel="00000000" w:rsidR="00000000" w:rsidRPr="00000000">
              <w:rPr>
                <w:sz w:val="26"/>
                <w:szCs w:val="26"/>
                <w:rtl w:val="0"/>
              </w:rPr>
              <w:t xml:space="preserve">What barriers and challenges does the user face?</w:t>
            </w:r>
          </w:p>
          <w:p w:rsidR="00000000" w:rsidDel="00000000" w:rsidP="00000000" w:rsidRDefault="00000000" w:rsidRPr="00000000" w14:paraId="00000282">
            <w:pPr>
              <w:widowControl w:val="0"/>
              <w:tabs>
                <w:tab w:val="left" w:leader="none" w:pos="448"/>
                <w:tab w:val="left" w:leader="none" w:pos="449"/>
              </w:tabs>
              <w:spacing w:before="140" w:line="232" w:lineRule="auto"/>
              <w:ind w:left="0" w:right="787" w:firstLine="0"/>
              <w:rPr>
                <w:rFonts w:ascii="Calibri" w:cs="Calibri" w:eastAsia="Calibri" w:hAnsi="Calibri"/>
                <w:color w:val="0083c9"/>
                <w:sz w:val="26"/>
                <w:szCs w:val="26"/>
              </w:rPr>
            </w:pPr>
            <w:r w:rsidDel="00000000" w:rsidR="00000000" w:rsidRPr="00000000">
              <w:rPr>
                <w:rFonts w:ascii="Calibri" w:cs="Calibri" w:eastAsia="Calibri" w:hAnsi="Calibri"/>
                <w:color w:val="221f1f"/>
                <w:sz w:val="26"/>
                <w:szCs w:val="26"/>
                <w:highlight w:val="white"/>
                <w:rtl w:val="0"/>
              </w:rPr>
              <w:t xml:space="preserve">Who informs the user and how? </w:t>
            </w:r>
            <w:r w:rsidDel="00000000" w:rsidR="00000000" w:rsidRPr="00000000">
              <w:rPr>
                <w:rtl w:val="0"/>
              </w:rPr>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w:t>
            </w:r>
            <w:r w:rsidDel="00000000" w:rsidR="00000000" w:rsidRPr="00000000">
              <w:rPr>
                <w:sz w:val="26"/>
                <w:szCs w:val="26"/>
                <w:rtl w:val="0"/>
              </w:rPr>
              <w:t xml:space="preserve">What does the user see?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85">
            <w:pPr>
              <w:widowControl w:val="0"/>
              <w:tabs>
                <w:tab w:val="left" w:leader="none" w:pos="448"/>
                <w:tab w:val="left" w:leader="none" w:pos="449"/>
                <w:tab w:val="left" w:leader="none" w:pos="9161"/>
                <w:tab w:val="left" w:leader="none" w:pos="9521"/>
              </w:tabs>
              <w:spacing w:line="288" w:lineRule="auto"/>
              <w:ind w:left="0" w:firstLine="0"/>
              <w:rPr>
                <w:sz w:val="26"/>
                <w:szCs w:val="26"/>
              </w:rPr>
            </w:pPr>
            <w:r w:rsidDel="00000000" w:rsidR="00000000" w:rsidRPr="00000000">
              <w:rPr>
                <w:sz w:val="26"/>
                <w:szCs w:val="26"/>
                <w:rtl w:val="0"/>
              </w:rPr>
              <w:t xml:space="preserve">What does it look like?</w:t>
            </w:r>
          </w:p>
          <w:p w:rsidR="00000000" w:rsidDel="00000000" w:rsidP="00000000" w:rsidRDefault="00000000" w:rsidRPr="00000000" w14:paraId="00000286">
            <w:pPr>
              <w:widowControl w:val="0"/>
              <w:tabs>
                <w:tab w:val="left" w:leader="none" w:pos="448"/>
                <w:tab w:val="left" w:leader="none" w:pos="449"/>
                <w:tab w:val="left" w:leader="none" w:pos="9161"/>
                <w:tab w:val="left" w:leader="none" w:pos="9521"/>
              </w:tabs>
              <w:spacing w:line="288" w:lineRule="auto"/>
              <w:ind w:left="0" w:firstLine="0"/>
              <w:rPr>
                <w:sz w:val="26"/>
                <w:szCs w:val="26"/>
              </w:rPr>
            </w:pPr>
            <w:r w:rsidDel="00000000" w:rsidR="00000000" w:rsidRPr="00000000">
              <w:rPr>
                <w:rtl w:val="0"/>
              </w:rPr>
            </w:r>
          </w:p>
          <w:p w:rsidR="00000000" w:rsidDel="00000000" w:rsidP="00000000" w:rsidRDefault="00000000" w:rsidRPr="00000000" w14:paraId="00000287">
            <w:pPr>
              <w:widowControl w:val="0"/>
              <w:tabs>
                <w:tab w:val="left" w:leader="none" w:pos="448"/>
                <w:tab w:val="left" w:leader="none" w:pos="449"/>
                <w:tab w:val="left" w:leader="none" w:pos="9161"/>
                <w:tab w:val="left" w:leader="none" w:pos="9521"/>
              </w:tabs>
              <w:spacing w:line="288" w:lineRule="auto"/>
              <w:ind w:left="0" w:firstLine="0"/>
              <w:rPr>
                <w:sz w:val="26"/>
                <w:szCs w:val="26"/>
                <w:highlight w:val="white"/>
              </w:rPr>
            </w:pPr>
            <w:r w:rsidDel="00000000" w:rsidR="00000000" w:rsidRPr="00000000">
              <w:rPr>
                <w:sz w:val="26"/>
                <w:szCs w:val="26"/>
                <w:highlight w:val="white"/>
                <w:rtl w:val="0"/>
              </w:rPr>
              <w:t xml:space="preserve">What catches their attention? </w:t>
            </w:r>
          </w:p>
          <w:p w:rsidR="00000000" w:rsidDel="00000000" w:rsidP="00000000" w:rsidRDefault="00000000" w:rsidRPr="00000000" w14:paraId="00000288">
            <w:pPr>
              <w:widowControl w:val="0"/>
              <w:tabs>
                <w:tab w:val="left" w:leader="none" w:pos="448"/>
                <w:tab w:val="left" w:leader="none" w:pos="449"/>
                <w:tab w:val="left" w:leader="none" w:pos="9161"/>
                <w:tab w:val="left" w:leader="none" w:pos="9521"/>
              </w:tabs>
              <w:spacing w:line="288"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289">
            <w:pPr>
              <w:widowControl w:val="0"/>
              <w:tabs>
                <w:tab w:val="left" w:leader="none" w:pos="448"/>
                <w:tab w:val="left" w:leader="none" w:pos="449"/>
                <w:tab w:val="left" w:leader="none" w:pos="9161"/>
                <w:tab w:val="left" w:leader="none" w:pos="9521"/>
              </w:tabs>
              <w:spacing w:line="288" w:lineRule="auto"/>
              <w:ind w:left="0" w:firstLine="0"/>
              <w:rPr>
                <w:sz w:val="26"/>
                <w:szCs w:val="26"/>
                <w:highlight w:val="white"/>
              </w:rPr>
            </w:pPr>
            <w:r w:rsidDel="00000000" w:rsidR="00000000" w:rsidRPr="00000000">
              <w:rPr>
                <w:sz w:val="26"/>
                <w:szCs w:val="26"/>
                <w:highlight w:val="white"/>
                <w:rtl w:val="0"/>
              </w:rPr>
              <w:t xml:space="preserve">What does it look like when the user interacts with the app? </w:t>
            </w:r>
          </w:p>
        </w:tc>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highlight w:val="white"/>
              </w:rPr>
            </w:pPr>
            <w:r w:rsidDel="00000000" w:rsidR="00000000" w:rsidRPr="00000000">
              <w:rPr>
                <w:sz w:val="26"/>
                <w:szCs w:val="26"/>
                <w:rtl w:val="0"/>
              </w:rPr>
              <w:t xml:space="preserve"> </w:t>
            </w:r>
            <w:r w:rsidDel="00000000" w:rsidR="00000000" w:rsidRPr="00000000">
              <w:rPr>
                <w:sz w:val="26"/>
                <w:szCs w:val="26"/>
                <w:highlight w:val="white"/>
                <w:rtl w:val="0"/>
              </w:rPr>
              <w:t xml:space="preserve">Are there conflicts between what the User says/ does and truly thinks &amp; feels?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What does the user hear from others?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8E">
            <w:pPr>
              <w:widowControl w:val="0"/>
              <w:numPr>
                <w:ilvl w:val="0"/>
                <w:numId w:val="9"/>
              </w:numPr>
              <w:tabs>
                <w:tab w:val="left" w:leader="none" w:pos="4985"/>
                <w:tab w:val="left" w:leader="none" w:pos="4986"/>
              </w:tabs>
              <w:spacing w:before="2" w:line="280" w:lineRule="auto"/>
              <w:ind w:left="4985" w:right="4665" w:hanging="363.0000000000001"/>
              <w:rPr>
                <w:color w:val="000000"/>
              </w:rPr>
            </w:pPr>
            <w:r w:rsidDel="00000000" w:rsidR="00000000" w:rsidRPr="00000000">
              <w:rPr>
                <w:rFonts w:ascii="Calibri" w:cs="Calibri" w:eastAsia="Calibri" w:hAnsi="Calibri"/>
                <w:color w:val="0083c9"/>
                <w:highlight w:val="white"/>
                <w:rtl w:val="0"/>
              </w:rPr>
              <w:t xml:space="preserve">Are there conflicts between what the User says/ does and truly thinks &amp; feels? </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0">
            <w:pPr>
              <w:widowControl w:val="0"/>
              <w:numPr>
                <w:ilvl w:val="0"/>
                <w:numId w:val="9"/>
              </w:numPr>
              <w:tabs>
                <w:tab w:val="left" w:leader="none" w:pos="4985"/>
                <w:tab w:val="left" w:leader="none" w:pos="4986"/>
              </w:tabs>
              <w:spacing w:before="2" w:line="280" w:lineRule="auto"/>
              <w:ind w:left="4985" w:right="4665" w:hanging="363.0000000000001"/>
              <w:rPr>
                <w:color w:val="000000"/>
              </w:rPr>
            </w:pPr>
            <w:r w:rsidDel="00000000" w:rsidR="00000000" w:rsidRPr="00000000">
              <w:rPr>
                <w:rFonts w:ascii="Calibri" w:cs="Calibri" w:eastAsia="Calibri" w:hAnsi="Calibri"/>
                <w:color w:val="0083c9"/>
                <w:highlight w:val="white"/>
                <w:rtl w:val="0"/>
              </w:rPr>
              <w:t xml:space="preserve">Are there conflicts between what the User says/ does and truly thinks &amp; feels? </w:t>
            </w:r>
            <w:r w:rsidDel="00000000" w:rsidR="00000000" w:rsidRPr="00000000">
              <w:rPr>
                <w:rtl w:val="0"/>
              </w:rPr>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what does the user think and feel about using this app?</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sz w:val="26"/>
                <w:szCs w:val="26"/>
                <w:rtl w:val="0"/>
              </w:rPr>
              <w:t xml:space="preserve">What makes the user happy? </w:t>
            </w:r>
            <w:r w:rsidDel="00000000" w:rsidR="00000000" w:rsidRPr="00000000">
              <w:rPr>
                <w:rtl w:val="0"/>
              </w:rPr>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w:t>
            </w:r>
            <w:r w:rsidDel="00000000" w:rsidR="00000000" w:rsidRPr="00000000">
              <w:rPr>
                <w:sz w:val="26"/>
                <w:szCs w:val="26"/>
                <w:rtl w:val="0"/>
              </w:rPr>
              <w:t xml:space="preserve">What makes users happy or satisfied?</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6">
            <w:pPr>
              <w:widowControl w:val="0"/>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 </w:t>
            </w:r>
          </w:p>
          <w:p w:rsidR="00000000" w:rsidDel="00000000" w:rsidP="00000000" w:rsidRDefault="00000000" w:rsidRPr="00000000" w14:paraId="00000297">
            <w:pPr>
              <w:widowControl w:val="0"/>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What worries will the organizers have while organizing an event?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9">
            <w:pPr>
              <w:widowControl w:val="0"/>
              <w:tabs>
                <w:tab w:val="left" w:leader="none" w:pos="448"/>
                <w:tab w:val="left" w:leader="none" w:pos="449"/>
              </w:tabs>
              <w:spacing w:before="1" w:line="291" w:lineRule="auto"/>
              <w:ind w:left="0" w:firstLine="0"/>
              <w:rPr>
                <w:sz w:val="26"/>
                <w:szCs w:val="26"/>
              </w:rPr>
            </w:pPr>
            <w:r w:rsidDel="00000000" w:rsidR="00000000" w:rsidRPr="00000000">
              <w:rPr>
                <w:sz w:val="26"/>
                <w:szCs w:val="26"/>
                <w:rtl w:val="0"/>
              </w:rPr>
              <w:t xml:space="preserve">What are the user’s frustrations?</w:t>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What are the security and privacy provided from the stakeholders to the participants?</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sz w:val="26"/>
                <w:szCs w:val="26"/>
                <w:rtl w:val="0"/>
              </w:rPr>
              <w:t xml:space="preserve">What does the user truly want?</w:t>
            </w:r>
            <w:r w:rsidDel="00000000" w:rsidR="00000000" w:rsidRPr="00000000">
              <w:rPr>
                <w:rtl w:val="0"/>
              </w:rPr>
            </w:r>
          </w:p>
        </w:tc>
      </w:tr>
    </w:tbl>
    <w:p w:rsidR="00000000" w:rsidDel="00000000" w:rsidP="00000000" w:rsidRDefault="00000000" w:rsidRPr="00000000" w14:paraId="0000029D">
      <w:pPr>
        <w:rPr>
          <w:sz w:val="26"/>
          <w:szCs w:val="26"/>
        </w:rPr>
        <w:sectPr>
          <w:headerReference r:id="rId98" w:type="default"/>
          <w:type w:val="nextPage"/>
          <w:pgSz w:h="11920" w:w="15890" w:orient="landscape"/>
          <w:pgMar w:bottom="280" w:top="1440" w:left="1000" w:right="1000" w:header="1127" w:footer="0"/>
        </w:sect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48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tbl>
      <w:tblPr>
        <w:tblStyle w:val="Table12"/>
        <w:tblW w:w="9521.0" w:type="dxa"/>
        <w:jc w:val="left"/>
        <w:tblInd w:w="118.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3176"/>
        <w:gridCol w:w="6345"/>
        <w:tblGridChange w:id="0">
          <w:tblGrid>
            <w:gridCol w:w="3176"/>
            <w:gridCol w:w="6345"/>
          </w:tblGrid>
        </w:tblGridChange>
      </w:tblGrid>
      <w:tr>
        <w:trPr>
          <w:cantSplit w:val="0"/>
          <w:trHeight w:val="388" w:hRule="atLeast"/>
          <w:tblHeader w:val="1"/>
        </w:trPr>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Interviewer Name</w:t>
            </w:r>
            <w:r w:rsidDel="00000000" w:rsidR="00000000" w:rsidRPr="00000000">
              <w:rPr>
                <w:rtl w:val="0"/>
              </w:rPr>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kishore</w:t>
            </w:r>
            <w:r w:rsidDel="00000000" w:rsidR="00000000" w:rsidRPr="00000000">
              <w:rPr>
                <w:rtl w:val="0"/>
              </w:rPr>
            </w:r>
          </w:p>
        </w:tc>
      </w:tr>
      <w:tr>
        <w:trPr>
          <w:cantSplit w:val="0"/>
          <w:trHeight w:val="388" w:hRule="atLeast"/>
          <w:tblHeader w:val="1"/>
        </w:trPr>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Note Taker &amp; Observer</w:t>
            </w:r>
            <w:r w:rsidDel="00000000" w:rsidR="00000000" w:rsidRPr="00000000">
              <w:rPr>
                <w:rtl w:val="0"/>
              </w:rPr>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dharani</w:t>
            </w:r>
            <w:r w:rsidDel="00000000" w:rsidR="00000000" w:rsidRPr="00000000">
              <w:rPr>
                <w:rtl w:val="0"/>
              </w:rPr>
            </w:r>
          </w:p>
        </w:tc>
      </w:tr>
      <w:tr>
        <w:trPr>
          <w:cantSplit w:val="0"/>
          <w:trHeight w:val="388" w:hRule="atLeast"/>
          <w:tblHeader w:val="1"/>
        </w:trPr>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Interviewee Name</w:t>
            </w: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tl w:val="0"/>
              </w:rPr>
              <w:t xml:space="preserve">gokul</w:t>
            </w:r>
            <w:r w:rsidDel="00000000" w:rsidR="00000000" w:rsidRPr="00000000">
              <w:rPr>
                <w:rtl w:val="0"/>
              </w:rPr>
            </w:r>
          </w:p>
        </w:tc>
      </w:tr>
      <w:tr>
        <w:trPr>
          <w:cantSplit w:val="0"/>
          <w:trHeight w:val="388" w:hRule="atLeast"/>
          <w:tblHeader w:val="1"/>
        </w:trPr>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Interviewee contact details</w:t>
            </w:r>
            <w:r w:rsidDel="00000000" w:rsidR="00000000" w:rsidRPr="00000000">
              <w:rPr>
                <w:rtl w:val="0"/>
              </w:rPr>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9858943688</w:t>
            </w:r>
            <w:r w:rsidDel="00000000" w:rsidR="00000000" w:rsidRPr="00000000">
              <w:rPr>
                <w:rtl w:val="0"/>
              </w:rPr>
            </w:r>
          </w:p>
        </w:tc>
      </w:tr>
      <w:tr>
        <w:trPr>
          <w:cantSplit w:val="0"/>
          <w:trHeight w:val="385" w:hRule="atLeast"/>
          <w:tblHeader w:val="1"/>
        </w:trPr>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Date/Time of Interview</w:t>
            </w:r>
            <w:r w:rsidDel="00000000" w:rsidR="00000000" w:rsidRPr="00000000">
              <w:rPr>
                <w:rtl w:val="0"/>
              </w:rPr>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25-10-2023</w:t>
            </w:r>
            <w:r w:rsidDel="00000000" w:rsidR="00000000" w:rsidRPr="00000000">
              <w:rPr>
                <w:rtl w:val="0"/>
              </w:rPr>
            </w:r>
          </w:p>
        </w:tc>
      </w:tr>
      <w:tr>
        <w:trPr>
          <w:cantSplit w:val="0"/>
          <w:trHeight w:val="388" w:hRule="atLeast"/>
          <w:tblHeader w:val="1"/>
        </w:trPr>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 Location</w:t>
            </w:r>
            <w:r w:rsidDel="00000000" w:rsidR="00000000" w:rsidRPr="00000000">
              <w:rPr>
                <w:rtl w:val="0"/>
              </w:rPr>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chennai</w:t>
            </w:r>
            <w:r w:rsidDel="00000000" w:rsidR="00000000" w:rsidRPr="00000000">
              <w:rPr>
                <w:rtl w:val="0"/>
              </w:rPr>
            </w:r>
          </w:p>
        </w:tc>
      </w:tr>
      <w:tr>
        <w:trPr>
          <w:cantSplit w:val="0"/>
          <w:trHeight w:val="388" w:hRule="atLeast"/>
          <w:tblHeader w:val="0"/>
        </w:trPr>
        <w:tc>
          <w:tcPr>
            <w:gridSpan w:val="2"/>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2961" w:right="2939"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Interview’s background information</w:t>
            </w: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Gender</w:t>
            </w: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male</w:t>
            </w: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Age Range</w:t>
            </w: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18-25</w:t>
            </w: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Profession</w:t>
            </w: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student</w:t>
            </w:r>
            <w:r w:rsidDel="00000000" w:rsidR="00000000" w:rsidRPr="00000000">
              <w:rPr>
                <w:rtl w:val="0"/>
              </w:rPr>
            </w:r>
          </w:p>
        </w:tc>
      </w:tr>
      <w:tr>
        <w:trPr>
          <w:cantSplit w:val="0"/>
          <w:trHeight w:val="386" w:hRule="atLeast"/>
          <w:tblHeader w:val="0"/>
        </w:trPr>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Education Background</w:t>
            </w: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btech </w:t>
            </w: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Family</w:t>
            </w:r>
            <w:r w:rsidDel="00000000" w:rsidR="00000000" w:rsidRPr="00000000">
              <w:rPr>
                <w:rtl w:val="0"/>
              </w:rPr>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joint family</w:t>
            </w: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Hobbies</w:t>
            </w: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watching movies</w:t>
            </w: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Likes/Dislikes</w:t>
            </w:r>
            <w:r w:rsidDel="00000000" w:rsidR="00000000" w:rsidRPr="00000000">
              <w:rPr>
                <w:rtl w:val="0"/>
              </w:rPr>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video games</w:t>
            </w: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 Notes (Verbatim)</w:t>
            </w:r>
            <w:r w:rsidDel="00000000" w:rsidR="00000000" w:rsidRPr="00000000">
              <w:rPr>
                <w:rtl w:val="0"/>
              </w:rPr>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Observations/Quotes</w:t>
            </w:r>
            <w:r w:rsidDel="00000000" w:rsidR="00000000" w:rsidRPr="00000000">
              <w:rPr>
                <w:rtl w:val="0"/>
              </w:rPr>
            </w:r>
          </w:p>
        </w:tc>
      </w:tr>
      <w:tr>
        <w:trPr>
          <w:cantSplit w:val="0"/>
          <w:trHeight w:val="6989" w:hRule="atLeast"/>
          <w:tblHeader w:val="0"/>
        </w:trPr>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BF">
      <w:pPr>
        <w:rPr/>
        <w:sectPr>
          <w:headerReference r:id="rId99" w:type="default"/>
          <w:type w:val="nextPage"/>
          <w:pgSz w:h="15890" w:w="11920" w:orient="portrait"/>
          <w:pgMar w:bottom="280" w:top="1560" w:left="1020" w:right="1020" w:header="1205" w:footer="0"/>
        </w:sect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3"/>
        <w:tblW w:w="9641.0" w:type="dxa"/>
        <w:jc w:val="left"/>
        <w:tblInd w:w="123.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3236"/>
        <w:gridCol w:w="6405"/>
        <w:tblGridChange w:id="0">
          <w:tblGrid>
            <w:gridCol w:w="3236"/>
            <w:gridCol w:w="6405"/>
          </w:tblGrid>
        </w:tblGridChange>
      </w:tblGrid>
      <w:tr>
        <w:trPr>
          <w:cantSplit w:val="0"/>
          <w:trHeight w:val="630" w:hRule="atLeast"/>
          <w:tblHeader w:val="0"/>
        </w:trPr>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623"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Interviewee’s Goals &amp; /or Motivation</w:t>
            </w:r>
            <w:r w:rsidDel="00000000" w:rsidR="00000000" w:rsidRPr="00000000">
              <w:rPr>
                <w:rtl w:val="0"/>
              </w:rPr>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Interviewee’s Aspirations:</w:t>
            </w:r>
            <w:r w:rsidDel="00000000" w:rsidR="00000000" w:rsidRPr="00000000">
              <w:rPr>
                <w:rtl w:val="0"/>
              </w:rPr>
            </w:r>
          </w:p>
        </w:tc>
      </w:tr>
      <w:tr>
        <w:trPr>
          <w:cantSplit w:val="0"/>
          <w:trHeight w:val="1665" w:hRule="atLeast"/>
          <w:tblHeader w:val="0"/>
        </w:trPr>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gym,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coding,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cooperation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teamwork</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effectiveness</w:t>
            </w:r>
            <w:r w:rsidDel="00000000" w:rsidR="00000000" w:rsidRPr="00000000">
              <w:rPr>
                <w:rtl w:val="0"/>
              </w:rPr>
            </w:r>
          </w:p>
        </w:tc>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good feedback</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 execution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upskillment</w:t>
            </w:r>
          </w:p>
        </w:tc>
      </w:tr>
      <w:tr>
        <w:trPr>
          <w:cantSplit w:val="0"/>
          <w:trHeight w:val="628" w:hRule="atLeast"/>
          <w:tblHeader w:val="0"/>
        </w:trPr>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997"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Interviewee’s Current Experience</w:t>
            </w:r>
            <w:r w:rsidDel="00000000" w:rsidR="00000000" w:rsidRPr="00000000">
              <w:rPr>
                <w:rtl w:val="0"/>
              </w:rPr>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Interviewee’s Challenges &amp;/or Pain Points</w:t>
            </w:r>
            <w:r w:rsidDel="00000000" w:rsidR="00000000" w:rsidRPr="00000000">
              <w:rPr>
                <w:rtl w:val="0"/>
              </w:rPr>
            </w:r>
          </w:p>
        </w:tc>
      </w:tr>
      <w:tr>
        <w:trPr>
          <w:cantSplit w:val="0"/>
          <w:trHeight w:val="1530" w:hRule="atLeast"/>
          <w:tblHeader w:val="0"/>
        </w:trPr>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no experience currently</w:t>
            </w:r>
            <w:r w:rsidDel="00000000" w:rsidR="00000000" w:rsidRPr="00000000">
              <w:rPr>
                <w:rtl w:val="0"/>
              </w:rPr>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0" w:hRule="atLeast"/>
          <w:tblHeader w:val="0"/>
        </w:trPr>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582"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3 most memorable things about the interviewee:</w:t>
            </w: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User Insights &amp;/or needs</w:t>
            </w:r>
            <w:r w:rsidDel="00000000" w:rsidR="00000000" w:rsidRPr="00000000">
              <w:rPr>
                <w:rtl w:val="0"/>
              </w:rPr>
            </w:r>
          </w:p>
        </w:tc>
      </w:tr>
      <w:tr>
        <w:trPr>
          <w:cantSplit w:val="0"/>
          <w:trHeight w:val="1531" w:hRule="atLeast"/>
          <w:tblHeader w:val="0"/>
        </w:trPr>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480" w:lineRule="auto"/>
        <w:ind w:left="0" w:right="0" w:firstLine="0"/>
        <w:jc w:val="both"/>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4">
      <w:pPr>
        <w:spacing w:before="35" w:lineRule="auto"/>
        <w:ind w:left="120" w:firstLine="0"/>
        <w:rPr>
          <w:b w:val="1"/>
          <w:sz w:val="32"/>
          <w:szCs w:val="32"/>
        </w:rPr>
      </w:pPr>
      <w:r w:rsidDel="00000000" w:rsidR="00000000" w:rsidRPr="00000000">
        <w:rPr>
          <w:b w:val="1"/>
          <w:color w:val="221f1f"/>
          <w:sz w:val="32"/>
          <w:szCs w:val="32"/>
          <w:rtl w:val="0"/>
        </w:rPr>
        <w:t xml:space="preserve">POST INTERVIEW DISCUSSIONS: ABOUT THE PROCESS</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14"/>
        <w:tblW w:w="9640.0" w:type="dxa"/>
        <w:jc w:val="left"/>
        <w:tblInd w:w="118.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9640"/>
        <w:tblGridChange w:id="0">
          <w:tblGrid>
            <w:gridCol w:w="9640"/>
          </w:tblGrid>
        </w:tblGridChange>
      </w:tblGrid>
      <w:tr>
        <w:trPr>
          <w:cantSplit w:val="0"/>
          <w:trHeight w:val="330" w:hRule="atLeast"/>
          <w:tblHeader w:val="0"/>
        </w:trPr>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85"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What went well with the Interview?</w:t>
            </w:r>
            <w:r w:rsidDel="00000000" w:rsidR="00000000" w:rsidRPr="00000000">
              <w:rPr>
                <w:rtl w:val="0"/>
              </w:rPr>
            </w:r>
          </w:p>
        </w:tc>
      </w:tr>
      <w:tr>
        <w:trPr>
          <w:cantSplit w:val="0"/>
          <w:trHeight w:val="1228" w:hRule="atLeast"/>
          <w:tblHeader w:val="0"/>
        </w:trPr>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Follow-up questions, cultural awareness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85"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What did not go well with the Interview?</w:t>
            </w:r>
            <w:r w:rsidDel="00000000" w:rsidR="00000000" w:rsidRPr="00000000">
              <w:rPr>
                <w:rtl w:val="0"/>
              </w:rPr>
            </w:r>
          </w:p>
        </w:tc>
      </w:tr>
      <w:tr>
        <w:trPr>
          <w:cantSplit w:val="0"/>
          <w:trHeight w:val="1230" w:hRule="atLeast"/>
          <w:tblHeader w:val="0"/>
        </w:trPr>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interviewee preparation for interview</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83" w:lineRule="auto"/>
              <w:ind w:left="86" w:right="0" w:firstLine="0"/>
              <w:jc w:val="left"/>
              <w:rPr>
                <w:rFonts w:ascii="Calibri" w:cs="Calibri" w:eastAsia="Calibri" w:hAnsi="Calibri"/>
                <w:b w:val="1"/>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How can we do better </w:t>
            </w:r>
            <w:r w:rsidDel="00000000" w:rsidR="00000000" w:rsidRPr="00000000">
              <w:rPr>
                <w:rFonts w:ascii="Calibri" w:cs="Calibri" w:eastAsia="Calibri" w:hAnsi="Calibri"/>
                <w:b w:val="1"/>
                <w:color w:val="221f1f"/>
                <w:rtl w:val="0"/>
              </w:rPr>
              <w:t xml:space="preserve">for the next</w:t>
            </w: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 Interview?</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83" w:lineRule="auto"/>
              <w:ind w:left="86"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better preparation</w:t>
            </w:r>
          </w:p>
        </w:tc>
      </w:tr>
    </w:tb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E">
      <w:pPr>
        <w:pStyle w:val="Heading4"/>
        <w:spacing w:before="238" w:lineRule="auto"/>
        <w:ind w:left="3670" w:right="3667" w:firstLine="0"/>
        <w:jc w:val="center"/>
        <w:rPr/>
      </w:pPr>
      <w:r w:rsidDel="00000000" w:rsidR="00000000" w:rsidRPr="00000000">
        <w:rPr>
          <w:color w:val="221f1f"/>
          <w:rtl w:val="0"/>
        </w:rPr>
        <w:t xml:space="preserve">END OF INTERVIEW NOTES</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480" w:lineRule="auto"/>
        <w:ind w:left="0" w:right="0" w:firstLine="0"/>
        <w:jc w:val="both"/>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5"/>
        <w:spacing w:before="90" w:lineRule="auto"/>
        <w:ind w:left="113" w:firstLine="0"/>
        <w:rPr/>
      </w:pPr>
      <w:r w:rsidDel="00000000" w:rsidR="00000000" w:rsidRPr="00000000">
        <w:rPr>
          <w:color w:val="221f1f"/>
          <w:rtl w:val="0"/>
        </w:rPr>
        <w:t xml:space="preserve">Summary profile of interviewee</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5"/>
        <w:tblW w:w="9621.0" w:type="dxa"/>
        <w:jc w:val="left"/>
        <w:tblInd w:w="123.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1409"/>
        <w:gridCol w:w="1991"/>
        <w:gridCol w:w="1410"/>
        <w:gridCol w:w="4811"/>
        <w:tblGridChange w:id="0">
          <w:tblGrid>
            <w:gridCol w:w="1409"/>
            <w:gridCol w:w="1991"/>
            <w:gridCol w:w="1410"/>
            <w:gridCol w:w="4811"/>
          </w:tblGrid>
        </w:tblGridChange>
      </w:tblGrid>
      <w:tr>
        <w:trPr>
          <w:cantSplit w:val="0"/>
          <w:trHeight w:val="75" w:hRule="atLeast"/>
          <w:tblHeader w:val="0"/>
        </w:trPr>
        <w:tc>
          <w:tcPr>
            <w:vMerge w:val="restart"/>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tcBorders>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Overview of interviewee</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4" w:lineRule="auto"/>
              <w:ind w:left="81" w:right="67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(Brief demographic profile, likes /dislikes, lifestyle etc..,):</w:t>
            </w:r>
            <w:r w:rsidDel="00000000" w:rsidR="00000000" w:rsidRPr="00000000">
              <w:rPr>
                <w:rtl w:val="0"/>
              </w:rPr>
            </w:r>
          </w:p>
        </w:tc>
      </w:tr>
      <w:tr>
        <w:trPr>
          <w:cantSplit w:val="0"/>
          <w:trHeight w:val="2541" w:hRule="atLeast"/>
          <w:tblHeader w:val="0"/>
        </w:trPr>
        <w:tc>
          <w:tcPr>
            <w:vMerge w:val="continue"/>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Insert Photo Here</w:t>
            </w:r>
            <w:r w:rsidDel="00000000" w:rsidR="00000000" w:rsidRPr="00000000">
              <w:rPr>
                <w:rtl w:val="0"/>
              </w:rPr>
            </w:r>
          </w:p>
        </w:tc>
        <w:tc>
          <w:tcPr>
            <w:vMerge w:val="continue"/>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 w:hRule="atLeast"/>
          <w:tblHeader w:val="0"/>
        </w:trPr>
        <w:tc>
          <w:tcPr>
            <w:vMerge w:val="continue"/>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tcBorders>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48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7">
      <w:pPr>
        <w:ind w:left="113" w:firstLine="0"/>
        <w:rPr/>
      </w:pPr>
      <w:r w:rsidDel="00000000" w:rsidR="00000000" w:rsidRPr="00000000">
        <w:rPr>
          <w:color w:val="221f1f"/>
          <w:rtl w:val="0"/>
        </w:rPr>
        <w:t xml:space="preserve">Summary profile of interviewee</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6"/>
        <w:tblW w:w="9622.0" w:type="dxa"/>
        <w:jc w:val="left"/>
        <w:tblInd w:w="118.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4811"/>
        <w:gridCol w:w="4811"/>
        <w:tblGridChange w:id="0">
          <w:tblGrid>
            <w:gridCol w:w="4811"/>
            <w:gridCol w:w="4811"/>
          </w:tblGrid>
        </w:tblGridChange>
      </w:tblGrid>
      <w:tr>
        <w:trPr>
          <w:cantSplit w:val="0"/>
          <w:trHeight w:val="2887" w:hRule="atLeast"/>
          <w:tblHeader w:val="0"/>
        </w:trPr>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1"/>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Goals/Motivation:</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1"/>
                <w:color w:val="221f1f"/>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Financial Returns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Mentorship and Guidance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Building Relationships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Learning and Adaptation</w:t>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1"/>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Aspiration:</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1"/>
                <w:color w:val="221f1f"/>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Influence and Impact</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Building Strong Portfolios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Mentorship and Guidance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Network Building</w:t>
            </w:r>
          </w:p>
        </w:tc>
      </w:tr>
      <w:tr>
        <w:trPr>
          <w:cantSplit w:val="0"/>
          <w:trHeight w:val="2889" w:hRule="atLeast"/>
          <w:tblHeader w:val="0"/>
        </w:trPr>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6" w:right="0" w:firstLine="0"/>
              <w:jc w:val="left"/>
              <w:rPr>
                <w:rFonts w:ascii="Calibri" w:cs="Calibri" w:eastAsia="Calibri" w:hAnsi="Calibri"/>
                <w:b w:val="1"/>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Current Experience: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6" w:right="0" w:firstLine="0"/>
              <w:jc w:val="left"/>
              <w:rPr>
                <w:rFonts w:ascii="Calibri" w:cs="Calibri" w:eastAsia="Calibri" w:hAnsi="Calibri"/>
                <w:b w:val="1"/>
                <w:color w:val="221f1f"/>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6" w:right="0" w:firstLine="0"/>
              <w:jc w:val="left"/>
              <w:rPr>
                <w:rFonts w:ascii="Calibri" w:cs="Calibri" w:eastAsia="Calibri" w:hAnsi="Calibri"/>
                <w:b w:val="1"/>
                <w:color w:val="221f1f"/>
              </w:rPr>
            </w:pPr>
            <w:r w:rsidDel="00000000" w:rsidR="00000000" w:rsidRPr="00000000">
              <w:rPr>
                <w:rtl w:val="0"/>
              </w:rPr>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3" w:right="0" w:firstLine="0"/>
              <w:jc w:val="left"/>
              <w:rPr>
                <w:rFonts w:ascii="Calibri" w:cs="Calibri" w:eastAsia="Calibri" w:hAnsi="Calibri"/>
                <w:b w:val="1"/>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Challenges and Pain Points: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3" w:right="0" w:firstLine="0"/>
              <w:jc w:val="left"/>
              <w:rPr>
                <w:rFonts w:ascii="Calibri" w:cs="Calibri" w:eastAsia="Calibri" w:hAnsi="Calibri"/>
                <w:b w:val="1"/>
                <w:color w:val="221f1f"/>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3" w:right="0" w:firstLine="0"/>
              <w:jc w:val="left"/>
              <w:rPr>
                <w:rFonts w:ascii="Calibri" w:cs="Calibri" w:eastAsia="Calibri" w:hAnsi="Calibri"/>
                <w:b w:val="1"/>
                <w:color w:val="221f1f"/>
              </w:rPr>
            </w:pPr>
            <w:r w:rsidDel="00000000" w:rsidR="00000000" w:rsidRPr="00000000">
              <w:rPr>
                <w:rtl w:val="0"/>
              </w:rPr>
            </w:r>
          </w:p>
        </w:tc>
      </w:tr>
      <w:tr>
        <w:trPr>
          <w:cantSplit w:val="0"/>
          <w:trHeight w:val="2887" w:hRule="atLeast"/>
          <w:tblHeader w:val="0"/>
        </w:trPr>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6" w:right="1115" w:firstLine="0"/>
              <w:jc w:val="left"/>
              <w:rPr>
                <w:rFonts w:ascii="Calibri" w:cs="Calibri" w:eastAsia="Calibri" w:hAnsi="Calibri"/>
                <w:b w:val="1"/>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3 most memorable things about the interviewee:</w:t>
            </w:r>
          </w:p>
          <w:p w:rsidR="00000000" w:rsidDel="00000000" w:rsidP="00000000" w:rsidRDefault="00000000" w:rsidRPr="00000000" w14:paraId="0000030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23" w:line="244" w:lineRule="auto"/>
              <w:ind w:left="720" w:right="1115" w:hanging="360"/>
              <w:jc w:val="left"/>
              <w:rPr>
                <w:rFonts w:ascii="Calibri" w:cs="Calibri" w:eastAsia="Calibri" w:hAnsi="Calibri"/>
                <w:b w:val="1"/>
                <w:color w:val="221f1f"/>
                <w:u w:val="none"/>
              </w:rPr>
            </w:pPr>
            <w:r w:rsidDel="00000000" w:rsidR="00000000" w:rsidRPr="00000000">
              <w:rPr>
                <w:rFonts w:ascii="Calibri" w:cs="Calibri" w:eastAsia="Calibri" w:hAnsi="Calibri"/>
                <w:b w:val="1"/>
                <w:color w:val="221f1f"/>
                <w:rtl w:val="0"/>
              </w:rPr>
              <w:t xml:space="preserve">short problem solving skills</w:t>
            </w:r>
          </w:p>
          <w:p w:rsidR="00000000" w:rsidDel="00000000" w:rsidP="00000000" w:rsidRDefault="00000000" w:rsidRPr="00000000" w14:paraId="0000030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44" w:lineRule="auto"/>
              <w:ind w:left="720" w:right="1115" w:hanging="360"/>
              <w:jc w:val="left"/>
              <w:rPr>
                <w:rFonts w:ascii="Calibri" w:cs="Calibri" w:eastAsia="Calibri" w:hAnsi="Calibri"/>
                <w:b w:val="1"/>
                <w:color w:val="221f1f"/>
                <w:u w:val="none"/>
              </w:rPr>
            </w:pPr>
            <w:r w:rsidDel="00000000" w:rsidR="00000000" w:rsidRPr="00000000">
              <w:rPr>
                <w:rFonts w:ascii="Calibri" w:cs="Calibri" w:eastAsia="Calibri" w:hAnsi="Calibri"/>
                <w:b w:val="1"/>
                <w:color w:val="221f1f"/>
                <w:rtl w:val="0"/>
              </w:rPr>
              <w:t xml:space="preserve">Impressive communication abilities</w:t>
            </w:r>
          </w:p>
          <w:p w:rsidR="00000000" w:rsidDel="00000000" w:rsidP="00000000" w:rsidRDefault="00000000" w:rsidRPr="00000000" w14:paraId="0000030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beforeAutospacing="0" w:line="244" w:lineRule="auto"/>
              <w:ind w:left="720" w:right="1115" w:hanging="360"/>
              <w:jc w:val="left"/>
              <w:rPr>
                <w:rFonts w:ascii="Calibri" w:cs="Calibri" w:eastAsia="Calibri" w:hAnsi="Calibri"/>
                <w:b w:val="1"/>
                <w:color w:val="221f1f"/>
                <w:u w:val="none"/>
              </w:rPr>
            </w:pPr>
            <w:r w:rsidDel="00000000" w:rsidR="00000000" w:rsidRPr="00000000">
              <w:rPr>
                <w:rFonts w:ascii="Calibri" w:cs="Calibri" w:eastAsia="Calibri" w:hAnsi="Calibri"/>
                <w:b w:val="1"/>
                <w:color w:val="221f1f"/>
                <w:rtl w:val="0"/>
              </w:rPr>
              <w:t xml:space="preserve">Extensive knowledge about startups</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1"/>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User Insight &amp; Deep Needs: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1"/>
                <w:color w:val="221f1f"/>
              </w:rPr>
            </w:pPr>
            <w:r w:rsidDel="00000000" w:rsidR="00000000" w:rsidRPr="00000000">
              <w:rPr>
                <w:rFonts w:ascii="Calibri" w:cs="Calibri" w:eastAsia="Calibri" w:hAnsi="Calibri"/>
                <w:b w:val="1"/>
                <w:color w:val="221f1f"/>
                <w:rtl w:val="0"/>
              </w:rPr>
              <w:t xml:space="preserve">venture capital and entrepreneurship are user insights.</w:t>
            </w:r>
          </w:p>
        </w:tc>
      </w:tr>
    </w:tbl>
    <w:p w:rsidR="00000000" w:rsidDel="00000000" w:rsidP="00000000" w:rsidRDefault="00000000" w:rsidRPr="00000000" w14:paraId="00000311">
      <w:pPr>
        <w:rPr/>
        <w:sectPr>
          <w:headerReference r:id="rId100" w:type="default"/>
          <w:type w:val="nextPage"/>
          <w:pgSz w:h="15890" w:w="11920" w:orient="portrait"/>
          <w:pgMar w:bottom="280" w:top="1560" w:left="1020" w:right="1020" w:header="1205" w:footer="0"/>
        </w:sectPr>
      </w:pPr>
      <w:r w:rsidDel="00000000" w:rsidR="00000000" w:rsidRPr="00000000">
        <w:rPr>
          <w:rtl w:val="0"/>
        </w:rPr>
      </w:r>
    </w:p>
    <w:p w:rsidR="00000000" w:rsidDel="00000000" w:rsidP="00000000" w:rsidRDefault="00000000" w:rsidRPr="00000000" w14:paraId="00000312">
      <w:pPr>
        <w:spacing w:before="10" w:lineRule="auto"/>
        <w:ind w:left="111" w:firstLine="0"/>
        <w:rPr>
          <w:b w:val="1"/>
          <w:sz w:val="32"/>
          <w:szCs w:val="32"/>
        </w:rPr>
      </w:pPr>
      <w:r w:rsidDel="00000000" w:rsidR="00000000" w:rsidRPr="00000000">
        <w:rPr>
          <w:b w:val="1"/>
          <w:color w:val="221f1f"/>
          <w:sz w:val="32"/>
          <w:szCs w:val="32"/>
          <w:rtl w:val="0"/>
        </w:rPr>
        <w:t xml:space="preserve">DOCUMENTING INSIGHTS &amp; NEEDS:EXAMPLE</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48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8637270" cy="1086746"/>
                <wp:effectExtent b="0" l="0" r="0" t="0"/>
                <wp:wrapTopAndBottom distB="0" distT="0"/>
                <wp:docPr id="278" name=""/>
                <a:graphic>
                  <a:graphicData uri="http://schemas.microsoft.com/office/word/2010/wordprocessingGroup">
                    <wpg:wgp>
                      <wpg:cNvGrpSpPr/>
                      <wpg:grpSpPr>
                        <a:xfrm>
                          <a:off x="1027350" y="3238025"/>
                          <a:ext cx="8637270" cy="1086746"/>
                          <a:chOff x="1027350" y="3238025"/>
                          <a:chExt cx="8692825" cy="1083950"/>
                        </a:xfrm>
                      </wpg:grpSpPr>
                      <wps:wsp>
                        <wps:cNvSpPr/>
                        <wps:cNvPr id="55" name="Shape 55"/>
                        <wps:spPr>
                          <a:xfrm>
                            <a:off x="1032128" y="3242790"/>
                            <a:ext cx="8627745" cy="1074420"/>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5.999999046325684" w:line="240"/>
                                <w:ind w:left="74.00000095367432" w:right="0" w:firstLine="74.00000095367432"/>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INSIGHT #:</w:t>
                              </w:r>
                            </w:p>
                          </w:txbxContent>
                        </wps:txbx>
                        <wps:bodyPr anchorCtr="0" anchor="t" bIns="0" lIns="0" spcFirstLastPara="1" rIns="0" wrap="square" tIns="0">
                          <a:noAutofit/>
                        </wps:bodyPr>
                      </wps:wsp>
                      <wps:wsp>
                        <wps:cNvSpPr txBox="1"/>
                        <wps:cNvPr id="56" name="Shape 56"/>
                        <wps:spPr>
                          <a:xfrm>
                            <a:off x="1864975" y="3296950"/>
                            <a:ext cx="78552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An arbitrage app is a tool that helps users identify and take advantage of arbitrage opportunities in various markets. Arbitrage refers to the practice of exploiting price differences for the same asset in different markets or exchanges to make a profit. Here are some key insights about an arbitrage app: Market Monitoring, Opportunity Identification, Speed and Efficiency, Risk Management, Asset Coverage,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User Friendly Management, Historical Data Analysis. </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8637270" cy="1086746"/>
                <wp:effectExtent b="0" l="0" r="0" t="0"/>
                <wp:wrapTopAndBottom distB="0" distT="0"/>
                <wp:docPr id="278" name="image52.png"/>
                <a:graphic>
                  <a:graphicData uri="http://schemas.openxmlformats.org/drawingml/2006/picture">
                    <pic:pic>
                      <pic:nvPicPr>
                        <pic:cNvPr id="0" name="image52.png"/>
                        <pic:cNvPicPr preferRelativeResize="0"/>
                      </pic:nvPicPr>
                      <pic:blipFill>
                        <a:blip r:embed="rId101"/>
                        <a:srcRect/>
                        <a:stretch>
                          <a:fillRect/>
                        </a:stretch>
                      </pic:blipFill>
                      <pic:spPr>
                        <a:xfrm>
                          <a:off x="0" y="0"/>
                          <a:ext cx="8637270" cy="1086746"/>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1473200</wp:posOffset>
                </wp:positionV>
                <wp:extent cx="8637270" cy="4413759"/>
                <wp:effectExtent b="0" l="0" r="0" t="0"/>
                <wp:wrapTopAndBottom distB="0" distT="0"/>
                <wp:docPr id="280" name=""/>
                <a:graphic>
                  <a:graphicData uri="http://schemas.microsoft.com/office/word/2010/wordprocessingGroup">
                    <wpg:wgp>
                      <wpg:cNvGrpSpPr/>
                      <wpg:grpSpPr>
                        <a:xfrm>
                          <a:off x="1027350" y="1572725"/>
                          <a:ext cx="8637270" cy="4413759"/>
                          <a:chOff x="1027350" y="1572725"/>
                          <a:chExt cx="8637300" cy="4414550"/>
                        </a:xfrm>
                      </wpg:grpSpPr>
                      <wps:wsp>
                        <wps:cNvSpPr/>
                        <wps:cNvPr id="58" name="Shape 58"/>
                        <wps:spPr>
                          <a:xfrm>
                            <a:off x="1032128" y="1577503"/>
                            <a:ext cx="8627745" cy="4404995"/>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10" w:line="480"/>
                                <w:ind w:left="0" w:right="0" w:firstLine="0"/>
                                <w:jc w:val="both"/>
                                <w:textDirection w:val="btLr"/>
                              </w:pPr>
                            </w:p>
                            <w:p w:rsidR="00000000" w:rsidDel="00000000" w:rsidP="00000000" w:rsidRDefault="00000000" w:rsidRPr="00000000">
                              <w:pPr>
                                <w:spacing w:after="0" w:before="0" w:line="240"/>
                                <w:ind w:left="74.00000095367432" w:right="0" w:firstLine="74.00000095367432"/>
                                <w:jc w:val="left"/>
                                <w:textDirection w:val="btLr"/>
                              </w:pPr>
                              <w:r w:rsidDel="00000000" w:rsidR="00000000" w:rsidRPr="00000000">
                                <w:rPr>
                                  <w:rFonts w:ascii="Arial" w:cs="Arial" w:eastAsia="Arial" w:hAnsi="Arial"/>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Insert narrative of the user insight, needs, quotes here.</w:t>
                              </w:r>
                            </w:p>
                            <w:p w:rsidR="00000000" w:rsidDel="00000000" w:rsidP="00000000" w:rsidRDefault="00000000" w:rsidRPr="00000000">
                              <w:pPr>
                                <w:spacing w:after="0" w:before="0" w:line="48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48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Need:   -Real-time Market data</w:t>
                              </w:r>
                            </w:p>
                            <w:p w:rsidR="00000000" w:rsidDel="00000000" w:rsidP="00000000" w:rsidRDefault="00000000" w:rsidRPr="00000000">
                              <w:pPr>
                                <w:spacing w:after="0" w:before="0" w:line="48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Notification Alerts </w:t>
                              </w:r>
                            </w:p>
                            <w:p w:rsidR="00000000" w:rsidDel="00000000" w:rsidP="00000000" w:rsidRDefault="00000000" w:rsidRPr="00000000">
                              <w:pPr>
                                <w:spacing w:after="0" w:before="0" w:line="48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-User friendly Interface</w:t>
                              </w:r>
                            </w:p>
                            <w:p w:rsidR="00000000" w:rsidDel="00000000" w:rsidP="00000000" w:rsidRDefault="00000000" w:rsidRPr="00000000">
                              <w:pPr>
                                <w:spacing w:after="0" w:before="0" w:line="48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-Support and Customer service</w:t>
                              </w:r>
                            </w:p>
                            <w:p w:rsidR="00000000" w:rsidDel="00000000" w:rsidP="00000000" w:rsidRDefault="00000000" w:rsidRPr="00000000">
                              <w:pPr>
                                <w:spacing w:after="0" w:before="0" w:line="48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-Reliable and Secure Transactions</w:t>
                              </w:r>
                            </w:p>
                            <w:p w:rsidR="00000000" w:rsidDel="00000000" w:rsidP="00000000" w:rsidRDefault="00000000" w:rsidRPr="00000000">
                              <w:pPr>
                                <w:spacing w:after="0" w:before="0" w:line="240"/>
                                <w:ind w:left="74.00000095367432" w:right="0" w:firstLine="74.00000095367432"/>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Quotes 1:"Arbitrage apps bring the power of opportunity to your fingertips, allowing you to make the most of price differences across markets."</w:t>
                              </w:r>
                            </w:p>
                            <w:p w:rsidR="00000000" w:rsidDel="00000000" w:rsidP="00000000" w:rsidRDefault="00000000" w:rsidRPr="00000000">
                              <w:pPr>
                                <w:spacing w:after="0" w:before="0" w:line="240"/>
                                <w:ind w:left="74.00000095367432" w:right="0" w:firstLine="74.00000095367432"/>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1.0000000149011612" w:line="240"/>
                                <w:ind w:left="74.00000095367432" w:right="0" w:firstLine="74.00000095367432"/>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Quotes 2:"Maximize your trading potential with our user-friendly arbitrage app, designed to simplify complex strategies and unleash your profit-making capabilities."</w:t>
                              </w:r>
                            </w:p>
                            <w:p w:rsidR="00000000" w:rsidDel="00000000" w:rsidP="00000000" w:rsidRDefault="00000000" w:rsidRPr="00000000">
                              <w:pPr>
                                <w:spacing w:after="0" w:before="1.0000000149011612" w:line="240"/>
                                <w:ind w:left="74.00000095367432" w:right="0" w:firstLine="74.00000095367432"/>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r>
                            </w:p>
                            <w:p w:rsidR="00000000" w:rsidDel="00000000" w:rsidP="00000000" w:rsidRDefault="00000000" w:rsidRPr="00000000">
                              <w:pPr>
                                <w:spacing w:after="0" w:before="1.0000000149011612" w:line="240"/>
                                <w:ind w:left="74.00000095367432" w:right="0" w:firstLine="74.00000095367432"/>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r>
                            </w:p>
                          </w:txbxContent>
                        </wps:txbx>
                        <wps:bodyPr anchorCtr="0" anchor="t" bIns="0" lIns="0" spcFirstLastPara="1" rIns="0" wrap="square" tIns="0">
                          <a:noAutofit/>
                        </wps:bodyPr>
                      </wps:wsp>
                      <wps:wsp>
                        <wps:cNvSpPr txBox="1"/>
                        <wps:cNvPr id="59" name="Shape 59"/>
                        <wps:spPr>
                          <a:xfrm>
                            <a:off x="1558450" y="3453325"/>
                            <a:ext cx="583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1473200</wp:posOffset>
                </wp:positionV>
                <wp:extent cx="8637270" cy="4413759"/>
                <wp:effectExtent b="0" l="0" r="0" t="0"/>
                <wp:wrapTopAndBottom distB="0" distT="0"/>
                <wp:docPr id="280" name="image55.png"/>
                <a:graphic>
                  <a:graphicData uri="http://schemas.openxmlformats.org/drawingml/2006/picture">
                    <pic:pic>
                      <pic:nvPicPr>
                        <pic:cNvPr id="0" name="image55.png"/>
                        <pic:cNvPicPr preferRelativeResize="0"/>
                      </pic:nvPicPr>
                      <pic:blipFill>
                        <a:blip r:embed="rId102"/>
                        <a:srcRect/>
                        <a:stretch>
                          <a:fillRect/>
                        </a:stretch>
                      </pic:blipFill>
                      <pic:spPr>
                        <a:xfrm>
                          <a:off x="0" y="0"/>
                          <a:ext cx="8637270" cy="4413759"/>
                        </a:xfrm>
                        <a:prstGeom prst="rect"/>
                        <a:ln/>
                      </pic:spPr>
                    </pic:pic>
                  </a:graphicData>
                </a:graphic>
              </wp:anchor>
            </w:drawing>
          </mc:Fallback>
        </mc:AlternateConten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48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sectPr>
          <w:headerReference r:id="rId103" w:type="default"/>
          <w:type w:val="nextPage"/>
          <w:pgSz w:h="11920" w:w="15890" w:orient="landscape"/>
          <w:pgMar w:bottom="280" w:top="1040" w:left="1000" w:right="1080" w:header="0" w:footer="0"/>
        </w:sect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480" w:lineRule="auto"/>
        <w:ind w:left="0" w:right="0" w:firstLine="0"/>
        <w:jc w:val="both"/>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6461760</wp:posOffset>
                </wp:positionH>
                <wp:positionV relativeFrom="page">
                  <wp:posOffset>2608580</wp:posOffset>
                </wp:positionV>
                <wp:extent cx="2850515" cy="3930650"/>
                <wp:effectExtent b="0" l="0" r="0" t="0"/>
                <wp:wrapNone/>
                <wp:docPr id="275" name=""/>
                <a:graphic>
                  <a:graphicData uri="http://schemas.microsoft.com/office/word/2010/wordprocessingGroup">
                    <wpg:wgp>
                      <wpg:cNvGrpSpPr/>
                      <wpg:grpSpPr>
                        <a:xfrm>
                          <a:off x="3919150" y="1813075"/>
                          <a:ext cx="2850515" cy="3930650"/>
                          <a:chOff x="3919150" y="1813075"/>
                          <a:chExt cx="2853700" cy="3933850"/>
                        </a:xfrm>
                      </wpg:grpSpPr>
                      <wpg:grpSp>
                        <wpg:cNvGrpSpPr/>
                        <wpg:grpSpPr>
                          <a:xfrm>
                            <a:off x="3920743" y="1814675"/>
                            <a:ext cx="2847340" cy="3927475"/>
                            <a:chOff x="10176" y="4108"/>
                            <a:chExt cx="4484" cy="6185"/>
                          </a:xfrm>
                        </wpg:grpSpPr>
                        <wps:wsp>
                          <wps:cNvSpPr/>
                          <wps:cNvPr id="3" name="Shape 3"/>
                          <wps:spPr>
                            <a:xfrm>
                              <a:off x="10176" y="4108"/>
                              <a:ext cx="4475" cy="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1" name="Shape 51"/>
                            <pic:cNvPicPr preferRelativeResize="0"/>
                          </pic:nvPicPr>
                          <pic:blipFill rotWithShape="1">
                            <a:blip r:embed="rId104">
                              <a:alphaModFix/>
                            </a:blip>
                            <a:srcRect b="0" l="0" r="0" t="0"/>
                            <a:stretch/>
                          </pic:blipFill>
                          <pic:spPr>
                            <a:xfrm>
                              <a:off x="11588" y="4820"/>
                              <a:ext cx="2459" cy="5069"/>
                            </a:xfrm>
                            <a:prstGeom prst="rect">
                              <a:avLst/>
                            </a:prstGeom>
                            <a:noFill/>
                            <a:ln>
                              <a:noFill/>
                            </a:ln>
                          </pic:spPr>
                        </pic:pic>
                        <wps:wsp>
                          <wps:cNvSpPr/>
                          <wps:cNvPr id="52" name="Shape 52"/>
                          <wps:spPr>
                            <a:xfrm>
                              <a:off x="10181" y="4113"/>
                              <a:ext cx="4479" cy="6180"/>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7.000000476837158" w:line="240"/>
                                  <w:ind w:left="75" w:right="0" w:firstLine="75"/>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Diversity of Needs: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6461760</wp:posOffset>
                </wp:positionH>
                <wp:positionV relativeFrom="page">
                  <wp:posOffset>2608580</wp:posOffset>
                </wp:positionV>
                <wp:extent cx="2850515" cy="3930650"/>
                <wp:effectExtent b="0" l="0" r="0" t="0"/>
                <wp:wrapNone/>
                <wp:docPr id="275" name="image47.png"/>
                <a:graphic>
                  <a:graphicData uri="http://schemas.openxmlformats.org/drawingml/2006/picture">
                    <pic:pic>
                      <pic:nvPicPr>
                        <pic:cNvPr id="0" name="image47.png"/>
                        <pic:cNvPicPr preferRelativeResize="0"/>
                      </pic:nvPicPr>
                      <pic:blipFill>
                        <a:blip r:embed="rId105"/>
                        <a:srcRect/>
                        <a:stretch>
                          <a:fillRect/>
                        </a:stretch>
                      </pic:blipFill>
                      <pic:spPr>
                        <a:xfrm>
                          <a:off x="0" y="0"/>
                          <a:ext cx="2850515" cy="39306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3580447</wp:posOffset>
                </wp:positionH>
                <wp:positionV relativeFrom="page">
                  <wp:posOffset>5271453</wp:posOffset>
                </wp:positionV>
                <wp:extent cx="2818130" cy="1270000"/>
                <wp:effectExtent b="0" l="0" r="0" t="0"/>
                <wp:wrapNone/>
                <wp:docPr id="255" name=""/>
                <a:graphic>
                  <a:graphicData uri="http://schemas.microsoft.com/office/word/2010/wordprocessingShape">
                    <wps:wsp>
                      <wps:cNvSpPr/>
                      <wps:cNvPr id="14" name="Shape 14"/>
                      <wps:spPr>
                        <a:xfrm>
                          <a:off x="3941698" y="3149763"/>
                          <a:ext cx="2808605" cy="1260475"/>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5" w:line="240"/>
                              <w:ind w:left="75.99999904632568" w:right="0" w:firstLine="75.99999904632568"/>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Behavior: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3580447</wp:posOffset>
                </wp:positionH>
                <wp:positionV relativeFrom="page">
                  <wp:posOffset>5271453</wp:posOffset>
                </wp:positionV>
                <wp:extent cx="2818130" cy="1270000"/>
                <wp:effectExtent b="0" l="0" r="0" t="0"/>
                <wp:wrapNone/>
                <wp:docPr id="255" name="image23.png"/>
                <a:graphic>
                  <a:graphicData uri="http://schemas.openxmlformats.org/drawingml/2006/picture">
                    <pic:pic>
                      <pic:nvPicPr>
                        <pic:cNvPr id="0" name="image23.png"/>
                        <pic:cNvPicPr preferRelativeResize="0"/>
                      </pic:nvPicPr>
                      <pic:blipFill>
                        <a:blip r:embed="rId106"/>
                        <a:srcRect/>
                        <a:stretch>
                          <a:fillRect/>
                        </a:stretch>
                      </pic:blipFill>
                      <pic:spPr>
                        <a:xfrm>
                          <a:off x="0" y="0"/>
                          <a:ext cx="2818130" cy="127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700723</wp:posOffset>
                </wp:positionH>
                <wp:positionV relativeFrom="page">
                  <wp:posOffset>5271453</wp:posOffset>
                </wp:positionV>
                <wp:extent cx="2818130" cy="1270000"/>
                <wp:effectExtent b="0" l="0" r="0" t="0"/>
                <wp:wrapNone/>
                <wp:docPr id="290" name=""/>
                <a:graphic>
                  <a:graphicData uri="http://schemas.microsoft.com/office/word/2010/wordprocessingShape">
                    <wps:wsp>
                      <wps:cNvSpPr/>
                      <wps:cNvPr id="130" name="Shape 130"/>
                      <wps:spPr>
                        <a:xfrm>
                          <a:off x="3941698" y="3149763"/>
                          <a:ext cx="2808605" cy="1260475"/>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5" w:line="240"/>
                              <w:ind w:left="74.00000095367432" w:right="0" w:firstLine="74.00000095367432"/>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Social &amp; Family Lifestyle: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700723</wp:posOffset>
                </wp:positionH>
                <wp:positionV relativeFrom="page">
                  <wp:posOffset>5271453</wp:posOffset>
                </wp:positionV>
                <wp:extent cx="2818130" cy="1270000"/>
                <wp:effectExtent b="0" l="0" r="0" t="0"/>
                <wp:wrapNone/>
                <wp:docPr id="290" name="image66.png"/>
                <a:graphic>
                  <a:graphicData uri="http://schemas.openxmlformats.org/drawingml/2006/picture">
                    <pic:pic>
                      <pic:nvPicPr>
                        <pic:cNvPr id="0" name="image66.png"/>
                        <pic:cNvPicPr preferRelativeResize="0"/>
                      </pic:nvPicPr>
                      <pic:blipFill>
                        <a:blip r:embed="rId107"/>
                        <a:srcRect/>
                        <a:stretch>
                          <a:fillRect/>
                        </a:stretch>
                      </pic:blipFill>
                      <pic:spPr>
                        <a:xfrm>
                          <a:off x="0" y="0"/>
                          <a:ext cx="2818130" cy="127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3580447</wp:posOffset>
                </wp:positionH>
                <wp:positionV relativeFrom="page">
                  <wp:posOffset>3939222</wp:posOffset>
                </wp:positionV>
                <wp:extent cx="2818130" cy="1270000"/>
                <wp:effectExtent b="0" l="0" r="0" t="0"/>
                <wp:wrapNone/>
                <wp:docPr id="262" name=""/>
                <a:graphic>
                  <a:graphicData uri="http://schemas.microsoft.com/office/word/2010/wordprocessingShape">
                    <wps:wsp>
                      <wps:cNvSpPr/>
                      <wps:cNvPr id="21" name="Shape 21"/>
                      <wps:spPr>
                        <a:xfrm>
                          <a:off x="3941698" y="3149763"/>
                          <a:ext cx="2808605" cy="1260475"/>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5" w:line="240"/>
                              <w:ind w:left="75.99999904632568" w:right="0" w:firstLine="75.99999904632568"/>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Challenges/Pain Points: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3580447</wp:posOffset>
                </wp:positionH>
                <wp:positionV relativeFrom="page">
                  <wp:posOffset>3939222</wp:posOffset>
                </wp:positionV>
                <wp:extent cx="2818130" cy="1270000"/>
                <wp:effectExtent b="0" l="0" r="0" t="0"/>
                <wp:wrapNone/>
                <wp:docPr id="262" name="image31.png"/>
                <a:graphic>
                  <a:graphicData uri="http://schemas.openxmlformats.org/drawingml/2006/picture">
                    <pic:pic>
                      <pic:nvPicPr>
                        <pic:cNvPr id="0" name="image31.png"/>
                        <pic:cNvPicPr preferRelativeResize="0"/>
                      </pic:nvPicPr>
                      <pic:blipFill>
                        <a:blip r:embed="rId108"/>
                        <a:srcRect/>
                        <a:stretch>
                          <a:fillRect/>
                        </a:stretch>
                      </pic:blipFill>
                      <pic:spPr>
                        <a:xfrm>
                          <a:off x="0" y="0"/>
                          <a:ext cx="2818130" cy="127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700723</wp:posOffset>
                </wp:positionH>
                <wp:positionV relativeFrom="page">
                  <wp:posOffset>3939222</wp:posOffset>
                </wp:positionV>
                <wp:extent cx="2818130" cy="1270000"/>
                <wp:effectExtent b="0" l="0" r="0" t="0"/>
                <wp:wrapNone/>
                <wp:docPr id="254" name=""/>
                <a:graphic>
                  <a:graphicData uri="http://schemas.microsoft.com/office/word/2010/wordprocessingShape">
                    <wps:wsp>
                      <wps:cNvSpPr/>
                      <wps:cNvPr id="13" name="Shape 13"/>
                      <wps:spPr>
                        <a:xfrm>
                          <a:off x="3941698" y="3149763"/>
                          <a:ext cx="2808605" cy="1260475"/>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5" w:line="240"/>
                              <w:ind w:left="74.00000095367432" w:right="0" w:firstLine="74.00000095367432"/>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Hobbies/Likes/Dislikes: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700723</wp:posOffset>
                </wp:positionH>
                <wp:positionV relativeFrom="page">
                  <wp:posOffset>3939222</wp:posOffset>
                </wp:positionV>
                <wp:extent cx="2818130" cy="1270000"/>
                <wp:effectExtent b="0" l="0" r="0" t="0"/>
                <wp:wrapNone/>
                <wp:docPr id="254" name="image22.png"/>
                <a:graphic>
                  <a:graphicData uri="http://schemas.openxmlformats.org/drawingml/2006/picture">
                    <pic:pic>
                      <pic:nvPicPr>
                        <pic:cNvPr id="0" name="image22.png"/>
                        <pic:cNvPicPr preferRelativeResize="0"/>
                      </pic:nvPicPr>
                      <pic:blipFill>
                        <a:blip r:embed="rId109"/>
                        <a:srcRect/>
                        <a:stretch>
                          <a:fillRect/>
                        </a:stretch>
                      </pic:blipFill>
                      <pic:spPr>
                        <a:xfrm>
                          <a:off x="0" y="0"/>
                          <a:ext cx="2818130" cy="127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8546465" cy="474345"/>
                <wp:effectExtent b="0" l="0" r="0" t="0"/>
                <wp:docPr id="249" name=""/>
                <a:graphic>
                  <a:graphicData uri="http://schemas.microsoft.com/office/word/2010/wordprocessingGroup">
                    <wpg:wgp>
                      <wpg:cNvGrpSpPr/>
                      <wpg:grpSpPr>
                        <a:xfrm>
                          <a:off x="1071175" y="3541225"/>
                          <a:ext cx="8546465" cy="474345"/>
                          <a:chOff x="1071175" y="3541225"/>
                          <a:chExt cx="8549650" cy="477550"/>
                        </a:xfrm>
                      </wpg:grpSpPr>
                      <wpg:grpSp>
                        <wpg:cNvGrpSpPr/>
                        <wpg:grpSpPr>
                          <a:xfrm>
                            <a:off x="1072768" y="3542828"/>
                            <a:ext cx="8543290" cy="471170"/>
                            <a:chOff x="0" y="0"/>
                            <a:chExt cx="13454" cy="742"/>
                          </a:xfrm>
                        </wpg:grpSpPr>
                        <wps:wsp>
                          <wps:cNvSpPr/>
                          <wps:cNvPr id="3" name="Shape 3"/>
                          <wps:spPr>
                            <a:xfrm>
                              <a:off x="0" y="0"/>
                              <a:ext cx="13450"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 y="5"/>
                              <a:ext cx="13449" cy="737"/>
                            </a:xfrm>
                            <a:custGeom>
                              <a:rect b="b" l="l" r="r" t="t"/>
                              <a:pathLst>
                                <a:path extrusionOk="0" h="737" w="13449">
                                  <a:moveTo>
                                    <a:pt x="4434" y="737"/>
                                  </a:moveTo>
                                  <a:lnTo>
                                    <a:pt x="13449" y="737"/>
                                  </a:lnTo>
                                  <a:lnTo>
                                    <a:pt x="13449" y="0"/>
                                  </a:lnTo>
                                  <a:lnTo>
                                    <a:pt x="4434" y="0"/>
                                  </a:lnTo>
                                  <a:lnTo>
                                    <a:pt x="4434" y="737"/>
                                  </a:lnTo>
                                  <a:close/>
                                  <a:moveTo>
                                    <a:pt x="0" y="737"/>
                                  </a:moveTo>
                                  <a:lnTo>
                                    <a:pt x="4423" y="737"/>
                                  </a:lnTo>
                                  <a:lnTo>
                                    <a:pt x="4423" y="0"/>
                                  </a:lnTo>
                                  <a:lnTo>
                                    <a:pt x="0" y="0"/>
                                  </a:lnTo>
                                  <a:lnTo>
                                    <a:pt x="0" y="737"/>
                                  </a:lnTo>
                                  <a:close/>
                                </a:path>
                              </a:pathLst>
                            </a:custGeom>
                            <a:noFill/>
                            <a:ln cap="flat" cmpd="sng" w="9525">
                              <a:solidFill>
                                <a:srgbClr val="221F1F"/>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4444" y="10"/>
                              <a:ext cx="9005" cy="727"/>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p>
                              <w:p w:rsidR="00000000" w:rsidDel="00000000" w:rsidP="00000000" w:rsidRDefault="00000000" w:rsidRPr="00000000">
                                <w:pPr>
                                  <w:spacing w:after="0" w:before="0" w:line="240"/>
                                  <w:ind w:left="75" w:right="0" w:firstLine="75"/>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Persona Name:</w:t>
                                </w:r>
                              </w:p>
                            </w:txbxContent>
                          </wps:txbx>
                          <wps:bodyPr anchorCtr="0" anchor="t" bIns="0" lIns="0" spcFirstLastPara="1" rIns="0" wrap="square" tIns="0">
                            <a:noAutofit/>
                          </wps:bodyPr>
                        </wps:wsp>
                        <wps:wsp>
                          <wps:cNvSpPr/>
                          <wps:cNvPr id="6" name="Shape 6"/>
                          <wps:spPr>
                            <a:xfrm>
                              <a:off x="10" y="10"/>
                              <a:ext cx="4413" cy="727"/>
                            </a:xfrm>
                            <a:prstGeom prst="rect">
                              <a:avLst/>
                            </a:prstGeom>
                            <a:noFill/>
                            <a:ln>
                              <a:noFill/>
                            </a:ln>
                          </wps:spPr>
                          <wps:txbx>
                            <w:txbxContent>
                              <w:p w:rsidR="00000000" w:rsidDel="00000000" w:rsidP="00000000" w:rsidRDefault="00000000" w:rsidRPr="00000000">
                                <w:pPr>
                                  <w:spacing w:after="0" w:before="181.00000381469727" w:line="240"/>
                                  <w:ind w:left="81.99999809265137" w:right="0" w:firstLine="81.99999809265137"/>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PERSONA CANVAS</w:t>
                                </w:r>
                              </w:p>
                            </w:txbxContent>
                          </wps:txbx>
                          <wps:bodyPr anchorCtr="0" anchor="t" bIns="0" lIns="0" spcFirstLastPara="1" rIns="0" wrap="square" tIns="0">
                            <a:noAutofit/>
                          </wps:bodyPr>
                        </wps:wsp>
                      </wpg:grpSp>
                    </wpg:wgp>
                  </a:graphicData>
                </a:graphic>
              </wp:inline>
            </w:drawing>
          </mc:Choice>
          <mc:Fallback>
            <w:drawing>
              <wp:inline distB="0" distT="0" distL="0" distR="0">
                <wp:extent cx="8546465" cy="474345"/>
                <wp:effectExtent b="0" l="0" r="0" t="0"/>
                <wp:docPr id="249" name="image9.png"/>
                <a:graphic>
                  <a:graphicData uri="http://schemas.openxmlformats.org/drawingml/2006/picture">
                    <pic:pic>
                      <pic:nvPicPr>
                        <pic:cNvPr id="0" name="image9.png"/>
                        <pic:cNvPicPr preferRelativeResize="0"/>
                      </pic:nvPicPr>
                      <pic:blipFill>
                        <a:blip r:embed="rId110"/>
                        <a:srcRect/>
                        <a:stretch>
                          <a:fillRect/>
                        </a:stretch>
                      </pic:blipFill>
                      <pic:spPr>
                        <a:xfrm>
                          <a:off x="0" y="0"/>
                          <a:ext cx="8546465" cy="4743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480" w:lineRule="auto"/>
        <w:ind w:left="0" w:right="0" w:firstLine="0"/>
        <w:jc w:val="both"/>
        <w:rPr>
          <w:rFonts w:ascii="Times New Roman" w:cs="Times New Roman" w:eastAsia="Times New Roman" w:hAnsi="Times New Roman"/>
          <w:b w:val="1"/>
          <w:i w:val="0"/>
          <w:smallCaps w:val="0"/>
          <w:strike w:val="0"/>
          <w:color w:val="000000"/>
          <w:sz w:val="15"/>
          <w:szCs w:val="15"/>
          <w:u w:val="none"/>
          <w:shd w:fill="auto" w:val="clear"/>
          <w:vertAlign w:val="baseline"/>
        </w:rPr>
        <w:sectPr>
          <w:headerReference r:id="rId111" w:type="default"/>
          <w:type w:val="nextPage"/>
          <w:pgSz w:h="11920" w:w="15890" w:orient="landscape"/>
          <w:pgMar w:bottom="280" w:top="1100" w:left="1000" w:right="1080" w:header="0"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2818130" cy="2493645"/>
                <wp:effectExtent b="0" l="0" r="0" t="0"/>
                <wp:wrapTopAndBottom distB="0" distT="0"/>
                <wp:docPr id="281" name=""/>
                <a:graphic>
                  <a:graphicData uri="http://schemas.microsoft.com/office/word/2010/wordprocessingShape">
                    <wps:wsp>
                      <wps:cNvSpPr/>
                      <wps:cNvPr id="60" name="Shape 60"/>
                      <wps:spPr>
                        <a:xfrm>
                          <a:off x="3941698" y="2537940"/>
                          <a:ext cx="2808605" cy="2484120"/>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3.0000001192092896" w:line="480"/>
                              <w:ind w:left="0" w:right="0" w:firstLine="0"/>
                              <w:jc w:val="both"/>
                              <w:textDirection w:val="btLr"/>
                            </w:pPr>
                          </w:p>
                          <w:p w:rsidR="00000000" w:rsidDel="00000000" w:rsidP="00000000" w:rsidRDefault="00000000" w:rsidRPr="00000000">
                            <w:pPr>
                              <w:spacing w:after="0" w:before="1.0000000149011612" w:line="491.00000381469727"/>
                              <w:ind w:left="74.00000095367432" w:right="2256.999969482422" w:firstLine="74.00000095367432"/>
                              <w:jc w:val="left"/>
                              <w:textDirection w:val="btLr"/>
                            </w:pPr>
                            <w:r w:rsidDel="00000000" w:rsidR="00000000" w:rsidRPr="00000000">
                              <w:rPr>
                                <w:rFonts w:ascii="Arial" w:cs="Arial" w:eastAsia="Arial" w:hAnsi="Arial"/>
                                <w:b w:val="1"/>
                                <w:i w:val="0"/>
                                <w:smallCaps w:val="0"/>
                                <w:strike w:val="0"/>
                                <w:color w:val="000000"/>
                                <w:sz w:val="25"/>
                                <w:vertAlign w:val="baseline"/>
                              </w:rPr>
                            </w: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Demographic Profile: Age:</w:t>
                            </w:r>
                          </w:p>
                          <w:p w:rsidR="00000000" w:rsidDel="00000000" w:rsidP="00000000" w:rsidRDefault="00000000" w:rsidRPr="00000000">
                            <w:pPr>
                              <w:spacing w:after="0" w:before="6.000000238418579" w:line="240"/>
                              <w:ind w:left="74.00000095367432" w:right="0" w:firstLine="74.00000095367432"/>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Gender:</w:t>
                            </w:r>
                          </w:p>
                          <w:p w:rsidR="00000000" w:rsidDel="00000000" w:rsidP="00000000" w:rsidRDefault="00000000" w:rsidRPr="00000000">
                            <w:pPr>
                              <w:spacing w:after="0" w:before="6.9999998807907104" w:line="48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r>
                          </w:p>
                          <w:p w:rsidR="00000000" w:rsidDel="00000000" w:rsidP="00000000" w:rsidRDefault="00000000" w:rsidRPr="00000000">
                            <w:pPr>
                              <w:spacing w:after="0" w:before="0" w:line="240"/>
                              <w:ind w:left="74.00000095367432" w:right="0" w:firstLine="74.00000095367432"/>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Home:</w:t>
                            </w:r>
                          </w:p>
                          <w:p w:rsidR="00000000" w:rsidDel="00000000" w:rsidP="00000000" w:rsidRDefault="00000000" w:rsidRPr="00000000">
                            <w:pPr>
                              <w:spacing w:after="0" w:before="2.0000000298023224" w:line="48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r>
                          </w:p>
                          <w:p w:rsidR="00000000" w:rsidDel="00000000" w:rsidP="00000000" w:rsidRDefault="00000000" w:rsidRPr="00000000">
                            <w:pPr>
                              <w:spacing w:after="0" w:before="0" w:line="240"/>
                              <w:ind w:left="74.00000095367432" w:right="0" w:firstLine="74.00000095367432"/>
                              <w:jc w:val="left"/>
                              <w:textDirection w:val="btLr"/>
                            </w:pPr>
                            <w:r w:rsidDel="00000000" w:rsidR="00000000" w:rsidRPr="00000000">
                              <w:rPr>
                                <w:rFonts w:ascii="Times New Roman" w:cs="Times New Roman" w:eastAsia="Times New Roman" w:hAnsi="Times New Roman"/>
                                <w:b w:val="0"/>
                                <w:i w:val="0"/>
                                <w:smallCaps w:val="0"/>
                                <w:strike w:val="0"/>
                                <w:color w:val="221f1f"/>
                                <w:sz w:val="25"/>
                                <w:vertAlign w:val="baseline"/>
                              </w:rPr>
                            </w: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Family:</w:t>
                            </w:r>
                          </w:p>
                          <w:p w:rsidR="00000000" w:rsidDel="00000000" w:rsidP="00000000" w:rsidRDefault="00000000" w:rsidRPr="00000000">
                            <w:pPr>
                              <w:spacing w:after="0" w:before="0" w:line="48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r>
                          </w:p>
                          <w:p w:rsidR="00000000" w:rsidDel="00000000" w:rsidP="00000000" w:rsidRDefault="00000000" w:rsidRPr="00000000">
                            <w:pPr>
                              <w:spacing w:after="0" w:before="0" w:line="240"/>
                              <w:ind w:left="74.00000095367432" w:right="0" w:firstLine="74.00000095367432"/>
                              <w:jc w:val="left"/>
                              <w:textDirection w:val="btLr"/>
                            </w:pPr>
                            <w:r w:rsidDel="00000000" w:rsidR="00000000" w:rsidRPr="00000000">
                              <w:rPr>
                                <w:rFonts w:ascii="Times New Roman" w:cs="Times New Roman" w:eastAsia="Times New Roman" w:hAnsi="Times New Roman"/>
                                <w:b w:val="0"/>
                                <w:i w:val="0"/>
                                <w:smallCaps w:val="0"/>
                                <w:strike w:val="0"/>
                                <w:color w:val="221f1f"/>
                                <w:sz w:val="25"/>
                                <w:vertAlign w:val="baseline"/>
                              </w:rPr>
                            </w: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Education Background: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2818130" cy="2493645"/>
                <wp:effectExtent b="0" l="0" r="0" t="0"/>
                <wp:wrapTopAndBottom distB="0" distT="0"/>
                <wp:docPr id="281" name="image56.png"/>
                <a:graphic>
                  <a:graphicData uri="http://schemas.openxmlformats.org/drawingml/2006/picture">
                    <pic:pic>
                      <pic:nvPicPr>
                        <pic:cNvPr id="0" name="image56.png"/>
                        <pic:cNvPicPr preferRelativeResize="0"/>
                      </pic:nvPicPr>
                      <pic:blipFill>
                        <a:blip r:embed="rId112"/>
                        <a:srcRect/>
                        <a:stretch>
                          <a:fillRect/>
                        </a:stretch>
                      </pic:blipFill>
                      <pic:spPr>
                        <a:xfrm>
                          <a:off x="0" y="0"/>
                          <a:ext cx="2818130" cy="24936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2946400</wp:posOffset>
                </wp:positionH>
                <wp:positionV relativeFrom="paragraph">
                  <wp:posOffset>139700</wp:posOffset>
                </wp:positionV>
                <wp:extent cx="2818130" cy="2487142"/>
                <wp:effectExtent b="0" l="0" r="0" t="0"/>
                <wp:wrapTopAndBottom distB="0" distT="0"/>
                <wp:docPr id="266" name=""/>
                <a:graphic>
                  <a:graphicData uri="http://schemas.microsoft.com/office/word/2010/wordprocessingGroup">
                    <wpg:wgp>
                      <wpg:cNvGrpSpPr/>
                      <wpg:grpSpPr>
                        <a:xfrm>
                          <a:off x="3935325" y="2533175"/>
                          <a:ext cx="2818130" cy="2487142"/>
                          <a:chOff x="3935325" y="2533175"/>
                          <a:chExt cx="2818175" cy="2493650"/>
                        </a:xfrm>
                      </wpg:grpSpPr>
                      <wpg:grpSp>
                        <wpg:cNvGrpSpPr/>
                        <wpg:grpSpPr>
                          <a:xfrm>
                            <a:off x="3936935" y="2534765"/>
                            <a:ext cx="2814955" cy="2487295"/>
                            <a:chOff x="5640" y="232"/>
                            <a:chExt cx="4433" cy="3917"/>
                          </a:xfrm>
                        </wpg:grpSpPr>
                        <wps:wsp>
                          <wps:cNvSpPr/>
                          <wps:cNvPr id="3" name="Shape 3"/>
                          <wps:spPr>
                            <a:xfrm>
                              <a:off x="5640" y="232"/>
                              <a:ext cx="4425" cy="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068" y="2160"/>
                              <a:ext cx="0" cy="0"/>
                            </a:xfrm>
                            <a:prstGeom prst="straightConnector1">
                              <a:avLst/>
                            </a:prstGeom>
                            <a:noFill/>
                            <a:ln cap="flat" cmpd="sng" w="12700">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5641" y="237"/>
                              <a:ext cx="4432" cy="1815"/>
                            </a:xfrm>
                            <a:custGeom>
                              <a:rect b="b" l="l" r="r" t="t"/>
                              <a:pathLst>
                                <a:path extrusionOk="0" h="1815" w="4432">
                                  <a:moveTo>
                                    <a:pt x="0" y="0"/>
                                  </a:moveTo>
                                  <a:lnTo>
                                    <a:pt x="4432" y="0"/>
                                  </a:lnTo>
                                  <a:moveTo>
                                    <a:pt x="5" y="1810"/>
                                  </a:moveTo>
                                  <a:lnTo>
                                    <a:pt x="5" y="5"/>
                                  </a:lnTo>
                                  <a:moveTo>
                                    <a:pt x="4427" y="1810"/>
                                  </a:moveTo>
                                  <a:lnTo>
                                    <a:pt x="4427" y="5"/>
                                  </a:lnTo>
                                  <a:moveTo>
                                    <a:pt x="0" y="1815"/>
                                  </a:moveTo>
                                  <a:lnTo>
                                    <a:pt x="4432" y="1815"/>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5645" y="2164"/>
                              <a:ext cx="4423" cy="1985"/>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4.000000953674316" w:line="240"/>
                                  <w:ind w:left="74.00000095367432" w:right="0" w:firstLine="74.00000095367432"/>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Motivation/Aspiration:</w:t>
                                </w:r>
                              </w:p>
                            </w:txbxContent>
                          </wps:txbx>
                          <wps:bodyPr anchorCtr="0" anchor="t" bIns="0" lIns="0" spcFirstLastPara="1" rIns="0" wrap="square" tIns="0">
                            <a:noAutofit/>
                          </wps:bodyPr>
                        </wps:wsp>
                        <wps:wsp>
                          <wps:cNvSpPr/>
                          <wps:cNvPr id="39" name="Shape 39"/>
                          <wps:spPr>
                            <a:xfrm>
                              <a:off x="5725" y="314"/>
                              <a:ext cx="615" cy="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2946400</wp:posOffset>
                </wp:positionH>
                <wp:positionV relativeFrom="paragraph">
                  <wp:posOffset>139700</wp:posOffset>
                </wp:positionV>
                <wp:extent cx="2818130" cy="2487142"/>
                <wp:effectExtent b="0" l="0" r="0" t="0"/>
                <wp:wrapTopAndBottom distB="0" distT="0"/>
                <wp:docPr id="266" name="image37.png"/>
                <a:graphic>
                  <a:graphicData uri="http://schemas.openxmlformats.org/drawingml/2006/picture">
                    <pic:pic>
                      <pic:nvPicPr>
                        <pic:cNvPr id="0" name="image37.png"/>
                        <pic:cNvPicPr preferRelativeResize="0"/>
                      </pic:nvPicPr>
                      <pic:blipFill>
                        <a:blip r:embed="rId113"/>
                        <a:srcRect/>
                        <a:stretch>
                          <a:fillRect/>
                        </a:stretch>
                      </pic:blipFill>
                      <pic:spPr>
                        <a:xfrm>
                          <a:off x="0" y="0"/>
                          <a:ext cx="2818130" cy="2487142"/>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5816600</wp:posOffset>
                </wp:positionH>
                <wp:positionV relativeFrom="paragraph">
                  <wp:posOffset>139700</wp:posOffset>
                </wp:positionV>
                <wp:extent cx="2853690" cy="1162050"/>
                <wp:effectExtent b="0" l="0" r="0" t="0"/>
                <wp:wrapTopAndBottom distB="0" distT="0"/>
                <wp:docPr id="306" name=""/>
                <a:graphic>
                  <a:graphicData uri="http://schemas.microsoft.com/office/word/2010/wordprocessingShape">
                    <wps:wsp>
                      <wps:cNvSpPr/>
                      <wps:cNvPr id="150" name="Shape 150"/>
                      <wps:spPr>
                        <a:xfrm>
                          <a:off x="3923918" y="3203738"/>
                          <a:ext cx="2844165" cy="1152525"/>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22.999999523162842" w:line="240"/>
                              <w:ind w:left="75" w:right="0" w:firstLine="75"/>
                              <w:jc w:val="left"/>
                              <w:textDirection w:val="btLr"/>
                            </w:pP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Deep Need Statement: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5816600</wp:posOffset>
                </wp:positionH>
                <wp:positionV relativeFrom="paragraph">
                  <wp:posOffset>139700</wp:posOffset>
                </wp:positionV>
                <wp:extent cx="2853690" cy="1162050"/>
                <wp:effectExtent b="0" l="0" r="0" t="0"/>
                <wp:wrapTopAndBottom distB="0" distT="0"/>
                <wp:docPr id="306" name="image101.png"/>
                <a:graphic>
                  <a:graphicData uri="http://schemas.openxmlformats.org/drawingml/2006/picture">
                    <pic:pic>
                      <pic:nvPicPr>
                        <pic:cNvPr id="0" name="image101.png"/>
                        <pic:cNvPicPr preferRelativeResize="0"/>
                      </pic:nvPicPr>
                      <pic:blipFill>
                        <a:blip r:embed="rId114"/>
                        <a:srcRect/>
                        <a:stretch>
                          <a:fillRect/>
                        </a:stretch>
                      </pic:blipFill>
                      <pic:spPr>
                        <a:xfrm>
                          <a:off x="0" y="0"/>
                          <a:ext cx="2853690" cy="1162050"/>
                        </a:xfrm>
                        <a:prstGeom prst="rect"/>
                        <a:ln/>
                      </pic:spPr>
                    </pic:pic>
                  </a:graphicData>
                </a:graphic>
              </wp:anchor>
            </w:drawing>
          </mc:Fallback>
        </mc:AlternateConten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pStyle w:val="Heading1"/>
        <w:spacing w:before="261" w:lineRule="auto"/>
        <w:ind w:right="102"/>
        <w:jc w:val="right"/>
        <w:rPr>
          <w:rFonts w:ascii="Impact" w:cs="Impact" w:eastAsia="Impact" w:hAnsi="Impact"/>
          <w:sz w:val="100"/>
          <w:szCs w:val="100"/>
        </w:rPr>
      </w:pPr>
      <w:r w:rsidDel="00000000" w:rsidR="00000000" w:rsidRPr="00000000">
        <w:rPr>
          <w:rFonts w:ascii="Impact" w:cs="Impact" w:eastAsia="Impact" w:hAnsi="Impact"/>
          <w:color w:val="0083c9"/>
          <w:sz w:val="100"/>
          <w:szCs w:val="100"/>
          <w:rtl w:val="0"/>
        </w:rPr>
        <w:t xml:space="preserve">EXPERIMENT</w:t>
      </w:r>
      <w:r w:rsidDel="00000000" w:rsidR="00000000" w:rsidRPr="00000000">
        <w:rPr>
          <w:rtl w:val="0"/>
        </w:rPr>
      </w:r>
    </w:p>
    <w:p w:rsidR="00000000" w:rsidDel="00000000" w:rsidP="00000000" w:rsidRDefault="00000000" w:rsidRPr="00000000" w14:paraId="00000322">
      <w:pPr>
        <w:spacing w:line="1215" w:lineRule="auto"/>
        <w:ind w:right="106"/>
        <w:jc w:val="right"/>
        <w:rPr>
          <w:rFonts w:ascii="Impact" w:cs="Impact" w:eastAsia="Impact" w:hAnsi="Impact"/>
          <w:sz w:val="100"/>
          <w:szCs w:val="100"/>
        </w:rPr>
        <w:sectPr>
          <w:headerReference r:id="rId115" w:type="default"/>
          <w:type w:val="nextPage"/>
          <w:pgSz w:h="15890" w:w="11920" w:orient="portrait"/>
          <w:pgMar w:bottom="280" w:top="1500" w:left="140" w:right="1020" w:header="0" w:footer="0"/>
        </w:sectPr>
      </w:pPr>
      <w:r w:rsidDel="00000000" w:rsidR="00000000" w:rsidRPr="00000000">
        <w:rPr>
          <w:rFonts w:ascii="Impact" w:cs="Impact" w:eastAsia="Impact" w:hAnsi="Impact"/>
          <w:color w:val="0083c9"/>
          <w:sz w:val="100"/>
          <w:szCs w:val="100"/>
          <w:rtl w:val="0"/>
        </w:rPr>
        <w:t xml:space="preserve">PHASE</w:t>
      </w:r>
      <w:r w:rsidDel="00000000" w:rsidR="00000000" w:rsidRPr="00000000">
        <w:rPr>
          <w:rtl w:val="0"/>
        </w:rPr>
      </w:r>
    </w:p>
    <w:p w:rsidR="00000000" w:rsidDel="00000000" w:rsidP="00000000" w:rsidRDefault="00000000" w:rsidRPr="00000000" w14:paraId="00000323">
      <w:pPr>
        <w:pStyle w:val="Heading3"/>
        <w:spacing w:before="13" w:lineRule="auto"/>
        <w:ind w:left="1000" w:firstLine="0"/>
        <w:rPr/>
      </w:pPr>
      <w:r w:rsidDel="00000000" w:rsidR="00000000" w:rsidRPr="00000000">
        <w:rPr>
          <w:rtl w:val="0"/>
        </w:rPr>
      </w:r>
    </w:p>
    <w:tbl>
      <w:tblPr>
        <w:tblStyle w:val="Table17"/>
        <w:tblW w:w="9630.0" w:type="dxa"/>
        <w:jc w:val="left"/>
        <w:tblInd w:w="5.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948"/>
        <w:gridCol w:w="1553"/>
        <w:gridCol w:w="7129"/>
        <w:tblGridChange w:id="0">
          <w:tblGrid>
            <w:gridCol w:w="948"/>
            <w:gridCol w:w="1553"/>
            <w:gridCol w:w="7129"/>
          </w:tblGrid>
        </w:tblGridChange>
      </w:tblGrid>
      <w:tr>
        <w:trPr>
          <w:cantSplit w:val="0"/>
          <w:trHeight w:val="1847" w:hRule="atLeast"/>
          <w:tblHeader w:val="0"/>
        </w:trPr>
        <w:tc>
          <w:tcPr>
            <w:shd w:fill="d6d6d6" w:val="cle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Malgun Gothic" w:cs="Malgun Gothic" w:eastAsia="Malgun Gothic" w:hAnsi="Malgun Goth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 w:right="0" w:firstLine="0"/>
              <w:jc w:val="center"/>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221f1f"/>
                <w:sz w:val="52"/>
                <w:szCs w:val="52"/>
                <w:u w:val="none"/>
                <w:shd w:fill="auto" w:val="clear"/>
                <w:vertAlign w:val="baseline"/>
                <w:rtl w:val="0"/>
              </w:rPr>
              <w:t xml:space="preserve">S</w:t>
            </w:r>
            <w:r w:rsidDel="00000000" w:rsidR="00000000" w:rsidRPr="00000000">
              <w:rPr>
                <w:rtl w:val="0"/>
              </w:rPr>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Malgun Gothic" w:cs="Malgun Gothic" w:eastAsia="Malgun Gothic" w:hAnsi="Malgun Gothic"/>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Substitute</w:t>
            </w:r>
            <w:r w:rsidDel="00000000" w:rsidR="00000000" w:rsidRPr="00000000">
              <w:rPr>
                <w:rtl w:val="0"/>
              </w:rPr>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21f1f"/>
                <w:sz w:val="24"/>
                <w:szCs w:val="24"/>
                <w:u w:val="none"/>
                <w:shd w:fill="auto" w:val="clear"/>
                <w:vertAlign w:val="baseline"/>
                <w:rtl w:val="0"/>
              </w:rPr>
              <w:t xml:space="preserve">What can you substitute? What or who could you use instead?</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color w:val="221f1f"/>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color w:val="221f1f"/>
              </w:rPr>
            </w:pPr>
            <w:r w:rsidDel="00000000" w:rsidR="00000000" w:rsidRPr="00000000">
              <w:rPr>
                <w:color w:val="221f1f"/>
                <w:rtl w:val="0"/>
              </w:rPr>
              <w:t xml:space="preserve">Instead of using highly developed companies for ideas we use conceptualists. </w:t>
            </w:r>
          </w:p>
        </w:tc>
      </w:tr>
      <w:tr>
        <w:trPr>
          <w:cantSplit w:val="0"/>
          <w:trHeight w:val="1848" w:hRule="atLeast"/>
          <w:tblHeader w:val="0"/>
        </w:trPr>
        <w:tc>
          <w:tcPr>
            <w:shd w:fill="d6d6d6" w:val="clea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Malgun Gothic" w:cs="Malgun Gothic" w:eastAsia="Malgun Gothic" w:hAnsi="Malgun Goth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221f1f"/>
                <w:sz w:val="52"/>
                <w:szCs w:val="52"/>
                <w:u w:val="none"/>
                <w:shd w:fill="auto" w:val="clear"/>
                <w:vertAlign w:val="baseline"/>
                <w:rtl w:val="0"/>
              </w:rPr>
              <w:t xml:space="preserve">C</w:t>
            </w:r>
            <w:r w:rsidDel="00000000" w:rsidR="00000000" w:rsidRPr="00000000">
              <w:rPr>
                <w:rtl w:val="0"/>
              </w:rPr>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Malgun Gothic" w:cs="Malgun Gothic" w:eastAsia="Malgun Gothic" w:hAnsi="Malgun Gothic"/>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Combine</w:t>
            </w:r>
            <w:r w:rsidDel="00000000" w:rsidR="00000000" w:rsidRPr="00000000">
              <w:rPr>
                <w:rtl w:val="0"/>
              </w:rPr>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21f1f"/>
                <w:sz w:val="24"/>
                <w:szCs w:val="24"/>
                <w:u w:val="none"/>
                <w:shd w:fill="auto" w:val="clear"/>
                <w:vertAlign w:val="baseline"/>
                <w:rtl w:val="0"/>
              </w:rPr>
              <w:t xml:space="preserve">What can you combine or bring together?</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color w:val="221f1f"/>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color w:val="221f1f"/>
              </w:rPr>
            </w:pPr>
            <w:r w:rsidDel="00000000" w:rsidR="00000000" w:rsidRPr="00000000">
              <w:rPr>
                <w:color w:val="221f1f"/>
                <w:rtl w:val="0"/>
              </w:rPr>
              <w:t xml:space="preserve">We can combine startups to combine with high scale business people.</w:t>
            </w:r>
          </w:p>
        </w:tc>
      </w:tr>
      <w:tr>
        <w:trPr>
          <w:cantSplit w:val="0"/>
          <w:trHeight w:val="1667" w:hRule="atLeast"/>
          <w:tblHeader w:val="0"/>
        </w:trPr>
        <w:tc>
          <w:tcPr>
            <w:shd w:fill="d6d6d6" w:val="clea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Malgun Gothic" w:cs="Malgun Gothic" w:eastAsia="Malgun Gothic" w:hAnsi="Malgun Gothic"/>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 w:right="0" w:firstLine="0"/>
              <w:jc w:val="center"/>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221f1f"/>
                <w:sz w:val="52"/>
                <w:szCs w:val="52"/>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Adapt</w:t>
            </w:r>
            <w:r w:rsidDel="00000000" w:rsidR="00000000" w:rsidRPr="00000000">
              <w:rPr>
                <w:rtl w:val="0"/>
              </w:rPr>
            </w:r>
          </w:p>
        </w:tc>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21f1f"/>
                <w:sz w:val="24"/>
                <w:szCs w:val="24"/>
                <w:u w:val="none"/>
                <w:shd w:fill="auto" w:val="clear"/>
                <w:vertAlign w:val="baseline"/>
                <w:rtl w:val="0"/>
              </w:rPr>
              <w:t xml:space="preserve">What can you adapt for use as a solution?</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color w:val="221f1f"/>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color w:val="221f1f"/>
              </w:rPr>
            </w:pPr>
            <w:r w:rsidDel="00000000" w:rsidR="00000000" w:rsidRPr="00000000">
              <w:rPr>
                <w:color w:val="221f1f"/>
                <w:rtl w:val="0"/>
              </w:rPr>
              <w:t xml:space="preserve">Adopt the habit of </w:t>
            </w:r>
          </w:p>
        </w:tc>
      </w:tr>
      <w:tr>
        <w:trPr>
          <w:cantSplit w:val="0"/>
          <w:trHeight w:val="1576" w:hRule="atLeast"/>
          <w:tblHeader w:val="0"/>
        </w:trPr>
        <w:tc>
          <w:tcPr>
            <w:shd w:fill="d6d6d6" w:val="clea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Malgun Gothic" w:cs="Malgun Gothic" w:eastAsia="Malgun Gothic" w:hAnsi="Malgun Gothic"/>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 w:right="0" w:firstLine="0"/>
              <w:jc w:val="center"/>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221f1f"/>
                <w:sz w:val="52"/>
                <w:szCs w:val="52"/>
                <w:u w:val="none"/>
                <w:shd w:fill="auto" w:val="clear"/>
                <w:vertAlign w:val="baseline"/>
                <w:rtl w:val="0"/>
              </w:rPr>
              <w:t xml:space="preserve">M</w:t>
            </w:r>
            <w:r w:rsidDel="00000000" w:rsidR="00000000" w:rsidRPr="00000000">
              <w:rPr>
                <w:rtl w:val="0"/>
              </w:rPr>
            </w:r>
          </w:p>
        </w:tc>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Malgun Gothic" w:cs="Malgun Gothic" w:eastAsia="Malgun Gothic" w:hAnsi="Malgun Gothic"/>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Modify</w:t>
            </w:r>
            <w:r w:rsidDel="00000000" w:rsidR="00000000" w:rsidRPr="00000000">
              <w:rPr>
                <w:rtl w:val="0"/>
              </w:rPr>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21f1f"/>
                <w:sz w:val="24"/>
                <w:szCs w:val="24"/>
                <w:u w:val="none"/>
                <w:shd w:fill="auto" w:val="clear"/>
                <w:vertAlign w:val="baseline"/>
                <w:rtl w:val="0"/>
              </w:rPr>
              <w:t xml:space="preserve">Can you modify or change the item in some ways?</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color w:val="221f1f"/>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color w:val="221f1f"/>
              </w:rPr>
            </w:pPr>
            <w:r w:rsidDel="00000000" w:rsidR="00000000" w:rsidRPr="00000000">
              <w:rPr>
                <w:color w:val="221f1f"/>
                <w:rtl w:val="0"/>
              </w:rPr>
              <w:t xml:space="preserve">We can change the filter and search engine in future .</w:t>
            </w:r>
          </w:p>
        </w:tc>
      </w:tr>
      <w:tr>
        <w:trPr>
          <w:cantSplit w:val="0"/>
          <w:trHeight w:val="1566" w:hRule="atLeast"/>
          <w:tblHeader w:val="0"/>
        </w:trPr>
        <w:tc>
          <w:tcPr>
            <w:shd w:fill="d6d6d6" w:val="cle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Malgun Gothic" w:cs="Malgun Gothic" w:eastAsia="Malgun Gothic" w:hAnsi="Malgun Gothic"/>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 w:right="0" w:firstLine="0"/>
              <w:jc w:val="center"/>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221f1f"/>
                <w:sz w:val="52"/>
                <w:szCs w:val="52"/>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6" w:right="229"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Put to other uses</w:t>
            </w:r>
            <w:r w:rsidDel="00000000" w:rsidR="00000000" w:rsidRPr="00000000">
              <w:rPr>
                <w:rtl w:val="0"/>
              </w:rPr>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21f1f"/>
                <w:sz w:val="24"/>
                <w:szCs w:val="24"/>
                <w:u w:val="none"/>
                <w:shd w:fill="auto" w:val="clear"/>
                <w:vertAlign w:val="baseline"/>
                <w:rtl w:val="0"/>
              </w:rPr>
              <w:t xml:space="preserve">What other or new ways could this be used?)</w:t>
            </w:r>
            <w:r w:rsidDel="00000000" w:rsidR="00000000" w:rsidRPr="00000000">
              <w:rPr>
                <w:rtl w:val="0"/>
              </w:rPr>
            </w:r>
          </w:p>
        </w:tc>
      </w:tr>
      <w:tr>
        <w:trPr>
          <w:cantSplit w:val="0"/>
          <w:trHeight w:val="1651" w:hRule="atLeast"/>
          <w:tblHeader w:val="0"/>
        </w:trPr>
        <w:tc>
          <w:tcPr>
            <w:shd w:fill="d6d6d6" w:val="clea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 w:right="0" w:firstLine="0"/>
              <w:jc w:val="center"/>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221f1f"/>
                <w:sz w:val="52"/>
                <w:szCs w:val="52"/>
                <w:u w:val="none"/>
                <w:shd w:fill="auto" w:val="clear"/>
                <w:vertAlign w:val="baseline"/>
                <w:rtl w:val="0"/>
              </w:rPr>
              <w:t xml:space="preserve">E</w:t>
            </w:r>
            <w:r w:rsidDel="00000000" w:rsidR="00000000" w:rsidRPr="00000000">
              <w:rPr>
                <w:rtl w:val="0"/>
              </w:rPr>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Eliminate</w:t>
            </w:r>
            <w:r w:rsidDel="00000000" w:rsidR="00000000" w:rsidRPr="00000000">
              <w:rPr>
                <w:rtl w:val="0"/>
              </w:rPr>
            </w:r>
          </w:p>
        </w:tc>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4"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21f1f"/>
                <w:sz w:val="24"/>
                <w:szCs w:val="24"/>
                <w:u w:val="none"/>
                <w:shd w:fill="auto" w:val="clear"/>
                <w:vertAlign w:val="baseline"/>
                <w:rtl w:val="0"/>
              </w:rPr>
              <w:t xml:space="preserve">What can you get rid of?</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4" w:right="0" w:firstLine="0"/>
              <w:jc w:val="left"/>
              <w:rPr>
                <w:rFonts w:ascii="Calibri" w:cs="Calibri" w:eastAsia="Calibri" w:hAnsi="Calibri"/>
                <w:color w:val="221f1f"/>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4" w:right="0" w:firstLine="0"/>
              <w:jc w:val="left"/>
              <w:rPr>
                <w:color w:val="221f1f"/>
              </w:rPr>
            </w:pPr>
            <w:r w:rsidDel="00000000" w:rsidR="00000000" w:rsidRPr="00000000">
              <w:rPr>
                <w:color w:val="221f1f"/>
                <w:rtl w:val="0"/>
              </w:rPr>
              <w:t xml:space="preserve">We should get rid of unknown or suspectful users from getting inside the website.</w:t>
            </w:r>
          </w:p>
        </w:tc>
      </w:tr>
      <w:tr>
        <w:trPr>
          <w:cantSplit w:val="0"/>
          <w:trHeight w:val="1847" w:hRule="atLeast"/>
          <w:tblHeader w:val="0"/>
        </w:trPr>
        <w:tc>
          <w:tcPr>
            <w:shd w:fill="d6d6d6" w:val="clea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Malgun Gothic" w:cs="Malgun Gothic" w:eastAsia="Malgun Gothic" w:hAnsi="Malgun Goth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 w:right="0" w:firstLine="0"/>
              <w:jc w:val="center"/>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221f1f"/>
                <w:sz w:val="52"/>
                <w:szCs w:val="52"/>
                <w:u w:val="none"/>
                <w:shd w:fill="auto" w:val="clear"/>
                <w:vertAlign w:val="baseline"/>
                <w:rtl w:val="0"/>
              </w:rPr>
              <w:t xml:space="preserve">R</w:t>
            </w:r>
            <w:r w:rsidDel="00000000" w:rsidR="00000000" w:rsidRPr="00000000">
              <w:rPr>
                <w:rtl w:val="0"/>
              </w:rPr>
            </w:r>
          </w:p>
        </w:tc>
        <w:tc>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Malgun Gothic" w:cs="Malgun Gothic" w:eastAsia="Malgun Gothic" w:hAnsi="Malgun Gothic"/>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Reverse</w:t>
            </w:r>
            <w:r w:rsidDel="00000000" w:rsidR="00000000" w:rsidRPr="00000000">
              <w:rPr>
                <w:rtl w:val="0"/>
              </w:rPr>
            </w:r>
          </w:p>
        </w:tc>
        <w:tc>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221f1f"/>
                <w:sz w:val="24"/>
                <w:szCs w:val="24"/>
                <w:u w:val="none"/>
                <w:shd w:fill="auto" w:val="clear"/>
                <w:vertAlign w:val="baseline"/>
                <w:rtl w:val="0"/>
              </w:rPr>
              <w:t xml:space="preserve">What could you rearrange or change around?</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color w:val="221f1f"/>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color w:val="221f1f"/>
              </w:rPr>
            </w:pPr>
            <w:r w:rsidDel="00000000" w:rsidR="00000000" w:rsidRPr="00000000">
              <w:rPr>
                <w:color w:val="221f1f"/>
                <w:rtl w:val="0"/>
              </w:rPr>
              <w:t xml:space="preserve">If the number of VC’s or conceptualists is higher we need to change the classifications accordingly.</w:t>
            </w:r>
          </w:p>
        </w:tc>
      </w:tr>
    </w:tbl>
    <w:p w:rsidR="00000000" w:rsidDel="00000000" w:rsidP="00000000" w:rsidRDefault="00000000" w:rsidRPr="00000000" w14:paraId="00000358">
      <w:pPr>
        <w:pStyle w:val="Heading3"/>
        <w:spacing w:before="13" w:lineRule="auto"/>
        <w:ind w:left="1000" w:firstLine="0"/>
        <w:rPr/>
      </w:pPr>
      <w:r w:rsidDel="00000000" w:rsidR="00000000" w:rsidRPr="00000000">
        <w:rPr>
          <w:color w:val="221f1f"/>
          <w:rtl w:val="0"/>
        </w:rPr>
        <w:t xml:space="preserve">SCAMPER WORKSHEET</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480" w:lineRule="auto"/>
        <w:ind w:left="0" w:right="0" w:firstLine="0"/>
        <w:jc w:val="both"/>
        <w:rPr>
          <w:rFonts w:ascii="Times New Roman" w:cs="Times New Roman" w:eastAsia="Times New Roman" w:hAnsi="Times New Roman"/>
          <w:b w:val="1"/>
          <w:i w:val="0"/>
          <w:smallCaps w:val="0"/>
          <w:strike w:val="0"/>
          <w:color w:val="000000"/>
          <w:sz w:val="43"/>
          <w:szCs w:val="43"/>
          <w:u w:val="none"/>
          <w:shd w:fill="auto" w:val="clear"/>
          <w:vertAlign w:val="baseline"/>
        </w:rPr>
        <w:sectPr>
          <w:headerReference r:id="rId116" w:type="default"/>
          <w:type w:val="nextPage"/>
          <w:pgSz w:h="15890" w:w="11920" w:orient="portrait"/>
          <w:pgMar w:bottom="280" w:top="1080" w:left="140" w:right="1020" w:header="0" w:footer="0"/>
        </w:sectPr>
      </w:pPr>
      <w:r w:rsidDel="00000000" w:rsidR="00000000" w:rsidRPr="00000000">
        <w:rPr>
          <w:rtl w:val="0"/>
        </w:rPr>
      </w:r>
    </w:p>
    <w:p w:rsidR="00000000" w:rsidDel="00000000" w:rsidP="00000000" w:rsidRDefault="00000000" w:rsidRPr="00000000" w14:paraId="0000036C">
      <w:pPr>
        <w:spacing w:before="10" w:lineRule="auto"/>
        <w:ind w:left="120" w:firstLine="0"/>
        <w:rPr>
          <w:b w:val="1"/>
          <w:sz w:val="32"/>
          <w:szCs w:val="32"/>
        </w:rPr>
      </w:pPr>
      <w:r w:rsidDel="00000000" w:rsidR="00000000" w:rsidRPr="00000000">
        <w:rPr>
          <w:b w:val="1"/>
          <w:color w:val="221f1f"/>
          <w:sz w:val="32"/>
          <w:szCs w:val="32"/>
          <w:rtl w:val="0"/>
        </w:rPr>
        <w:t xml:space="preserve">RECONNECTING WITH OUR PERSONAS</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48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18"/>
        <w:tblW w:w="13588.0" w:type="dxa"/>
        <w:jc w:val="left"/>
        <w:tblInd w:w="122.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717"/>
        <w:gridCol w:w="2717"/>
        <w:gridCol w:w="2717"/>
        <w:gridCol w:w="2720"/>
        <w:gridCol w:w="2717"/>
        <w:tblGridChange w:id="0">
          <w:tblGrid>
            <w:gridCol w:w="2717"/>
            <w:gridCol w:w="2717"/>
            <w:gridCol w:w="2717"/>
            <w:gridCol w:w="2720"/>
            <w:gridCol w:w="2717"/>
          </w:tblGrid>
        </w:tblGridChange>
      </w:tblGrid>
      <w:tr>
        <w:trPr>
          <w:cantSplit w:val="0"/>
          <w:trHeight w:val="556" w:hRule="atLeast"/>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7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Behaviors</w:t>
            </w:r>
            <w:r w:rsidDel="00000000" w:rsidR="00000000" w:rsidRPr="00000000">
              <w:rPr>
                <w:rtl w:val="0"/>
              </w:rPr>
            </w:r>
          </w:p>
        </w:tc>
        <w:tc>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0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Aspirations</w:t>
            </w:r>
            <w:r w:rsidDel="00000000" w:rsidR="00000000" w:rsidRPr="00000000">
              <w:rPr>
                <w:rtl w:val="0"/>
              </w:rPr>
            </w:r>
          </w:p>
        </w:tc>
        <w:tc>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76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Motivations</w:t>
            </w:r>
            <w:r w:rsidDel="00000000" w:rsidR="00000000" w:rsidRPr="00000000">
              <w:rPr>
                <w:rtl w:val="0"/>
              </w:rPr>
            </w:r>
          </w:p>
        </w:tc>
        <w:tc>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2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Challenges</w:t>
            </w:r>
            <w:r w:rsidDel="00000000" w:rsidR="00000000" w:rsidRPr="00000000">
              <w:rPr>
                <w:rtl w:val="0"/>
              </w:rPr>
            </w:r>
          </w:p>
        </w:tc>
        <w:tc>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1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Pain Points</w:t>
            </w:r>
            <w:r w:rsidDel="00000000" w:rsidR="00000000" w:rsidRPr="00000000">
              <w:rPr>
                <w:rtl w:val="0"/>
              </w:rPr>
            </w:r>
          </w:p>
        </w:tc>
      </w:tr>
    </w:tbl>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7" w:line="480" w:lineRule="auto"/>
        <w:ind w:left="0" w:right="0" w:firstLine="0"/>
        <w:jc w:val="both"/>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tbl>
      <w:tblPr>
        <w:tblStyle w:val="Table19"/>
        <w:tblW w:w="13588.0" w:type="dxa"/>
        <w:jc w:val="left"/>
        <w:tblInd w:w="122.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717"/>
        <w:gridCol w:w="2717"/>
        <w:gridCol w:w="2717"/>
        <w:gridCol w:w="2720"/>
        <w:gridCol w:w="2717"/>
        <w:tblGridChange w:id="0">
          <w:tblGrid>
            <w:gridCol w:w="2717"/>
            <w:gridCol w:w="2717"/>
            <w:gridCol w:w="2717"/>
            <w:gridCol w:w="2720"/>
            <w:gridCol w:w="2717"/>
          </w:tblGrid>
        </w:tblGridChange>
      </w:tblGrid>
      <w:tr>
        <w:trPr>
          <w:cantSplit w:val="0"/>
          <w:trHeight w:val="3667" w:hRule="atLeast"/>
          <w:tblHeader w:val="0"/>
        </w:trPr>
        <w:tc>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t xml:space="preserve"> </w:t>
            </w:r>
            <w:r w:rsidDel="00000000" w:rsidR="00000000" w:rsidRPr="00000000">
              <w:rPr>
                <w:sz w:val="32"/>
                <w:szCs w:val="32"/>
                <w:rtl w:val="0"/>
              </w:rPr>
              <w:t xml:space="preserve">It involves </w:t>
              <w:tab/>
              <w:t xml:space="preserve">combination of user   actions,  </w:t>
            </w:r>
          </w:p>
          <w:p w:rsidR="00000000" w:rsidDel="00000000" w:rsidP="00000000" w:rsidRDefault="00000000" w:rsidRPr="00000000" w14:paraId="00000375">
            <w:pPr>
              <w:widowControl w:val="0"/>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system responses.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32"/>
                <w:szCs w:val="32"/>
                <w:highlight w:val="white"/>
                <w:rtl w:val="0"/>
              </w:rPr>
              <w:t xml:space="preserve">Manual entry in libraries by library staff, and min and faculty. </w:t>
            </w:r>
            <w:r w:rsidDel="00000000" w:rsidR="00000000" w:rsidRPr="00000000">
              <w:rPr>
                <w:rtl w:val="0"/>
              </w:rPr>
            </w:r>
          </w:p>
        </w:tc>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sz w:val="32"/>
                <w:szCs w:val="32"/>
                <w:highlight w:val="white"/>
                <w:rtl w:val="0"/>
              </w:rPr>
              <w:t xml:space="preserve">The main motivation is to allow easy user interface. </w:t>
            </w:r>
            <w:r w:rsidDel="00000000" w:rsidR="00000000" w:rsidRPr="00000000">
              <w:rPr>
                <w:rtl w:val="0"/>
              </w:rPr>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sz w:val="32"/>
                <w:szCs w:val="32"/>
                <w:highlight w:val="white"/>
                <w:rtl w:val="0"/>
              </w:rPr>
              <w:t xml:space="preserve">Limited numbers of database available lack of variety.</w:t>
            </w:r>
            <w:r w:rsidDel="00000000" w:rsidR="00000000" w:rsidRPr="00000000">
              <w:rPr>
                <w:rtl w:val="0"/>
              </w:rPr>
            </w:r>
          </w:p>
        </w:tc>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t xml:space="preserve"> </w:t>
            </w:r>
            <w:r w:rsidDel="00000000" w:rsidR="00000000" w:rsidRPr="00000000">
              <w:rPr>
                <w:sz w:val="32"/>
                <w:szCs w:val="32"/>
                <w:rtl w:val="0"/>
              </w:rPr>
              <w:t xml:space="preserve">Accuracy  </w:t>
            </w:r>
          </w:p>
          <w:p w:rsidR="00000000" w:rsidDel="00000000" w:rsidP="00000000" w:rsidRDefault="00000000" w:rsidRPr="00000000" w14:paraId="0000037B">
            <w:pPr>
              <w:widowControl w:val="0"/>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Speed </w:t>
            </w:r>
          </w:p>
          <w:p w:rsidR="00000000" w:rsidDel="00000000" w:rsidP="00000000" w:rsidRDefault="00000000" w:rsidRPr="00000000" w14:paraId="0000037C">
            <w:pPr>
              <w:widowControl w:val="0"/>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Cost </w:t>
            </w:r>
          </w:p>
          <w:p w:rsidR="00000000" w:rsidDel="00000000" w:rsidP="00000000" w:rsidRDefault="00000000" w:rsidRPr="00000000" w14:paraId="0000037D">
            <w:pPr>
              <w:widowControl w:val="0"/>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Availability </w:t>
            </w:r>
          </w:p>
          <w:p w:rsidR="00000000" w:rsidDel="00000000" w:rsidP="00000000" w:rsidRDefault="00000000" w:rsidRPr="00000000" w14:paraId="0000037E">
            <w:pPr>
              <w:widowControl w:val="0"/>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Acceptance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48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sectPr>
          <w:headerReference r:id="rId117" w:type="default"/>
          <w:type w:val="nextPage"/>
          <w:pgSz w:h="11920" w:w="15890" w:orient="landscape"/>
          <w:pgMar w:bottom="280" w:top="1040" w:left="1020" w:right="1040" w:header="0"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2594610" cy="2645410"/>
                <wp:effectExtent b="0" l="0" r="0" t="0"/>
                <wp:wrapTopAndBottom distB="0" distT="0"/>
                <wp:docPr id="314" name=""/>
                <a:graphic>
                  <a:graphicData uri="http://schemas.microsoft.com/office/word/2010/wordprocessingGroup">
                    <wpg:wgp>
                      <wpg:cNvGrpSpPr/>
                      <wpg:grpSpPr>
                        <a:xfrm>
                          <a:off x="4047100" y="2455700"/>
                          <a:ext cx="2594610" cy="2645410"/>
                          <a:chOff x="4047100" y="2455700"/>
                          <a:chExt cx="2597800" cy="2648600"/>
                        </a:xfrm>
                      </wpg:grpSpPr>
                      <wpg:grpSp>
                        <wpg:cNvGrpSpPr/>
                        <wpg:grpSpPr>
                          <a:xfrm>
                            <a:off x="4048695" y="2457295"/>
                            <a:ext cx="2594610" cy="2642235"/>
                            <a:chOff x="1134" y="298"/>
                            <a:chExt cx="4086" cy="4161"/>
                          </a:xfrm>
                        </wpg:grpSpPr>
                        <wps:wsp>
                          <wps:cNvSpPr/>
                          <wps:cNvPr id="3" name="Shape 3"/>
                          <wps:spPr>
                            <a:xfrm>
                              <a:off x="1134" y="298"/>
                              <a:ext cx="4075" cy="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134" y="303"/>
                              <a:ext cx="4086" cy="4156"/>
                            </a:xfrm>
                            <a:custGeom>
                              <a:rect b="b" l="l" r="r" t="t"/>
                              <a:pathLst>
                                <a:path extrusionOk="0" h="4156" w="4086">
                                  <a:moveTo>
                                    <a:pt x="0" y="0"/>
                                  </a:moveTo>
                                  <a:lnTo>
                                    <a:pt x="2722" y="0"/>
                                  </a:lnTo>
                                  <a:moveTo>
                                    <a:pt x="5" y="4151"/>
                                  </a:moveTo>
                                  <a:lnTo>
                                    <a:pt x="5" y="5"/>
                                  </a:lnTo>
                                  <a:moveTo>
                                    <a:pt x="2722" y="0"/>
                                  </a:moveTo>
                                  <a:lnTo>
                                    <a:pt x="4086" y="0"/>
                                  </a:lnTo>
                                  <a:moveTo>
                                    <a:pt x="4081" y="4151"/>
                                  </a:moveTo>
                                  <a:lnTo>
                                    <a:pt x="4081" y="5"/>
                                  </a:lnTo>
                                  <a:moveTo>
                                    <a:pt x="0" y="4156"/>
                                  </a:moveTo>
                                  <a:lnTo>
                                    <a:pt x="2722" y="4156"/>
                                  </a:lnTo>
                                  <a:lnTo>
                                    <a:pt x="4086" y="4156"/>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205" name="Shape 205"/>
                          <wps:spPr>
                            <a:xfrm>
                              <a:off x="1223" y="387"/>
                              <a:ext cx="3896" cy="567"/>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136.99999809265137" w:line="240"/>
                                  <w:ind w:left="1288.0000305175781" w:right="1281.9999694824219" w:firstLine="1288.0000305175781"/>
                                  <w:jc w:val="center"/>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User Insights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2594610" cy="2645410"/>
                <wp:effectExtent b="0" l="0" r="0" t="0"/>
                <wp:wrapTopAndBottom distB="0" distT="0"/>
                <wp:docPr id="314" name="image110.png"/>
                <a:graphic>
                  <a:graphicData uri="http://schemas.openxmlformats.org/drawingml/2006/picture">
                    <pic:pic>
                      <pic:nvPicPr>
                        <pic:cNvPr id="0" name="image110.png"/>
                        <pic:cNvPicPr preferRelativeResize="0"/>
                      </pic:nvPicPr>
                      <pic:blipFill>
                        <a:blip r:embed="rId118"/>
                        <a:srcRect/>
                        <a:stretch>
                          <a:fillRect/>
                        </a:stretch>
                      </pic:blipFill>
                      <pic:spPr>
                        <a:xfrm>
                          <a:off x="0" y="0"/>
                          <a:ext cx="2594610" cy="2645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3086100</wp:posOffset>
                </wp:positionH>
                <wp:positionV relativeFrom="paragraph">
                  <wp:posOffset>177800</wp:posOffset>
                </wp:positionV>
                <wp:extent cx="2594610" cy="2645410"/>
                <wp:effectExtent b="0" l="0" r="0" t="0"/>
                <wp:wrapTopAndBottom distB="0" distT="0"/>
                <wp:docPr id="295" name=""/>
                <a:graphic>
                  <a:graphicData uri="http://schemas.microsoft.com/office/word/2010/wordprocessingGroup">
                    <wpg:wgp>
                      <wpg:cNvGrpSpPr/>
                      <wpg:grpSpPr>
                        <a:xfrm>
                          <a:off x="4047100" y="2455700"/>
                          <a:ext cx="2594610" cy="2645410"/>
                          <a:chOff x="4047100" y="2455700"/>
                          <a:chExt cx="2597800" cy="2648600"/>
                        </a:xfrm>
                      </wpg:grpSpPr>
                      <wpg:grpSp>
                        <wpg:cNvGrpSpPr/>
                        <wpg:grpSpPr>
                          <a:xfrm>
                            <a:off x="4048695" y="2457295"/>
                            <a:ext cx="2594610" cy="2642235"/>
                            <a:chOff x="5889" y="298"/>
                            <a:chExt cx="4086" cy="4161"/>
                          </a:xfrm>
                        </wpg:grpSpPr>
                        <wps:wsp>
                          <wps:cNvSpPr/>
                          <wps:cNvPr id="3" name="Shape 3"/>
                          <wps:spPr>
                            <a:xfrm>
                              <a:off x="5889" y="298"/>
                              <a:ext cx="4075" cy="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5889" y="303"/>
                              <a:ext cx="4086" cy="4156"/>
                            </a:xfrm>
                            <a:custGeom>
                              <a:rect b="b" l="l" r="r" t="t"/>
                              <a:pathLst>
                                <a:path extrusionOk="0" h="4156" w="4086">
                                  <a:moveTo>
                                    <a:pt x="0" y="0"/>
                                  </a:moveTo>
                                  <a:lnTo>
                                    <a:pt x="684" y="0"/>
                                  </a:lnTo>
                                  <a:moveTo>
                                    <a:pt x="5" y="4151"/>
                                  </a:moveTo>
                                  <a:lnTo>
                                    <a:pt x="5" y="5"/>
                                  </a:lnTo>
                                  <a:moveTo>
                                    <a:pt x="684" y="0"/>
                                  </a:moveTo>
                                  <a:lnTo>
                                    <a:pt x="3402" y="0"/>
                                  </a:lnTo>
                                  <a:lnTo>
                                    <a:pt x="4086" y="0"/>
                                  </a:lnTo>
                                  <a:moveTo>
                                    <a:pt x="4081" y="4151"/>
                                  </a:moveTo>
                                  <a:lnTo>
                                    <a:pt x="4081" y="5"/>
                                  </a:lnTo>
                                  <a:moveTo>
                                    <a:pt x="0" y="4156"/>
                                  </a:moveTo>
                                  <a:lnTo>
                                    <a:pt x="684" y="4156"/>
                                  </a:lnTo>
                                  <a:lnTo>
                                    <a:pt x="3402" y="4156"/>
                                  </a:lnTo>
                                  <a:lnTo>
                                    <a:pt x="4086" y="4156"/>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139" name="Shape 139"/>
                          <wps:spPr>
                            <a:xfrm>
                              <a:off x="5979" y="387"/>
                              <a:ext cx="3896" cy="567"/>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136.99999809265137" w:line="240"/>
                                  <w:ind w:left="1086.9999694824219" w:right="0" w:firstLine="1086.9999694824219"/>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Deep User Needs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3086100</wp:posOffset>
                </wp:positionH>
                <wp:positionV relativeFrom="paragraph">
                  <wp:posOffset>177800</wp:posOffset>
                </wp:positionV>
                <wp:extent cx="2594610" cy="2645410"/>
                <wp:effectExtent b="0" l="0" r="0" t="0"/>
                <wp:wrapTopAndBottom distB="0" distT="0"/>
                <wp:docPr id="295" name="image90.png"/>
                <a:graphic>
                  <a:graphicData uri="http://schemas.openxmlformats.org/drawingml/2006/picture">
                    <pic:pic>
                      <pic:nvPicPr>
                        <pic:cNvPr id="0" name="image90.png"/>
                        <pic:cNvPicPr preferRelativeResize="0"/>
                      </pic:nvPicPr>
                      <pic:blipFill>
                        <a:blip r:embed="rId119"/>
                        <a:srcRect/>
                        <a:stretch>
                          <a:fillRect/>
                        </a:stretch>
                      </pic:blipFill>
                      <pic:spPr>
                        <a:xfrm>
                          <a:off x="0" y="0"/>
                          <a:ext cx="2594610" cy="2645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6108700</wp:posOffset>
                </wp:positionH>
                <wp:positionV relativeFrom="paragraph">
                  <wp:posOffset>177800</wp:posOffset>
                </wp:positionV>
                <wp:extent cx="2594610" cy="2645410"/>
                <wp:effectExtent b="0" l="0" r="0" t="0"/>
                <wp:wrapTopAndBottom distB="0" distT="0"/>
                <wp:docPr id="252" name=""/>
                <a:graphic>
                  <a:graphicData uri="http://schemas.microsoft.com/office/word/2010/wordprocessingGroup">
                    <wpg:wgp>
                      <wpg:cNvGrpSpPr/>
                      <wpg:grpSpPr>
                        <a:xfrm>
                          <a:off x="4047100" y="2455700"/>
                          <a:ext cx="2594610" cy="2645410"/>
                          <a:chOff x="4047100" y="2455700"/>
                          <a:chExt cx="2597800" cy="2648600"/>
                        </a:xfrm>
                      </wpg:grpSpPr>
                      <wpg:grpSp>
                        <wpg:cNvGrpSpPr/>
                        <wpg:grpSpPr>
                          <a:xfrm>
                            <a:off x="4048695" y="2457295"/>
                            <a:ext cx="2594610" cy="2642235"/>
                            <a:chOff x="10644" y="298"/>
                            <a:chExt cx="4086" cy="4161"/>
                          </a:xfrm>
                        </wpg:grpSpPr>
                        <wps:wsp>
                          <wps:cNvSpPr/>
                          <wps:cNvPr id="3" name="Shape 3"/>
                          <wps:spPr>
                            <a:xfrm>
                              <a:off x="10644" y="298"/>
                              <a:ext cx="4075" cy="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644" y="303"/>
                              <a:ext cx="4086" cy="4156"/>
                            </a:xfrm>
                            <a:custGeom>
                              <a:rect b="b" l="l" r="r" t="t"/>
                              <a:pathLst>
                                <a:path extrusionOk="0" h="4156" w="4086">
                                  <a:moveTo>
                                    <a:pt x="0" y="0"/>
                                  </a:moveTo>
                                  <a:lnTo>
                                    <a:pt x="1364" y="0"/>
                                  </a:lnTo>
                                  <a:moveTo>
                                    <a:pt x="5" y="4151"/>
                                  </a:moveTo>
                                  <a:lnTo>
                                    <a:pt x="5" y="5"/>
                                  </a:lnTo>
                                  <a:moveTo>
                                    <a:pt x="1364" y="0"/>
                                  </a:moveTo>
                                  <a:lnTo>
                                    <a:pt x="4086" y="0"/>
                                  </a:lnTo>
                                  <a:moveTo>
                                    <a:pt x="4081" y="4151"/>
                                  </a:moveTo>
                                  <a:lnTo>
                                    <a:pt x="4081" y="5"/>
                                  </a:lnTo>
                                  <a:moveTo>
                                    <a:pt x="0" y="4156"/>
                                  </a:moveTo>
                                  <a:lnTo>
                                    <a:pt x="1364" y="4156"/>
                                  </a:lnTo>
                                  <a:lnTo>
                                    <a:pt x="4086" y="4156"/>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10734" y="387"/>
                              <a:ext cx="3896" cy="567"/>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136.99999809265137" w:line="240"/>
                                  <w:ind w:left="397.99999237060547" w:right="0" w:firstLine="397.99999237060547"/>
                                  <w:jc w:val="left"/>
                                  <w:textDirection w:val="btLr"/>
                                </w:pPr>
                                <w:r w:rsidDel="00000000" w:rsidR="00000000" w:rsidRPr="00000000">
                                  <w:rPr>
                                    <w:rFonts w:ascii="Times New Roman" w:cs="Times New Roman" w:eastAsia="Times New Roman" w:hAnsi="Times New Roman"/>
                                    <w:b w:val="1"/>
                                    <w:i w:val="0"/>
                                    <w:smallCaps w:val="0"/>
                                    <w:strike w:val="0"/>
                                    <w:color w:val="221f1f"/>
                                    <w:sz w:val="24"/>
                                    <w:vertAlign w:val="baseline"/>
                                  </w:rPr>
                                  <w:t xml:space="preserve">Constrains &amp;/or Design Criteria</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6108700</wp:posOffset>
                </wp:positionH>
                <wp:positionV relativeFrom="paragraph">
                  <wp:posOffset>177800</wp:posOffset>
                </wp:positionV>
                <wp:extent cx="2594610" cy="2645410"/>
                <wp:effectExtent b="0" l="0" r="0" t="0"/>
                <wp:wrapTopAndBottom distB="0" distT="0"/>
                <wp:docPr id="252" name="image20.png"/>
                <a:graphic>
                  <a:graphicData uri="http://schemas.openxmlformats.org/drawingml/2006/picture">
                    <pic:pic>
                      <pic:nvPicPr>
                        <pic:cNvPr id="0" name="image20.png"/>
                        <pic:cNvPicPr preferRelativeResize="0"/>
                      </pic:nvPicPr>
                      <pic:blipFill>
                        <a:blip r:embed="rId120"/>
                        <a:srcRect/>
                        <a:stretch>
                          <a:fillRect/>
                        </a:stretch>
                      </pic:blipFill>
                      <pic:spPr>
                        <a:xfrm>
                          <a:off x="0" y="0"/>
                          <a:ext cx="2594610" cy="2645410"/>
                        </a:xfrm>
                        <a:prstGeom prst="rect"/>
                        <a:ln/>
                      </pic:spPr>
                    </pic:pic>
                  </a:graphicData>
                </a:graphic>
              </wp:anchor>
            </w:drawing>
          </mc:Fallback>
        </mc:AlternateConten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480" w:lineRule="auto"/>
        <w:ind w:left="0" w:right="0"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89">
      <w:pPr>
        <w:pStyle w:val="Heading1"/>
        <w:spacing w:before="121" w:line="235" w:lineRule="auto"/>
        <w:ind w:left="6614" w:right="104" w:hanging="485"/>
        <w:jc w:val="right"/>
        <w:rPr>
          <w:rFonts w:ascii="Impact" w:cs="Impact" w:eastAsia="Impact" w:hAnsi="Impact"/>
          <w:sz w:val="100"/>
          <w:szCs w:val="100"/>
        </w:rPr>
        <w:sectPr>
          <w:headerReference r:id="rId121" w:type="default"/>
          <w:type w:val="nextPage"/>
          <w:pgSz w:h="15890" w:w="11920" w:orient="portrait"/>
          <w:pgMar w:bottom="280" w:top="1500" w:left="1680" w:right="1020" w:header="0" w:footer="0"/>
        </w:sectPr>
      </w:pPr>
      <w:r w:rsidDel="00000000" w:rsidR="00000000" w:rsidRPr="00000000">
        <w:rPr>
          <w:rFonts w:ascii="Impact" w:cs="Impact" w:eastAsia="Impact" w:hAnsi="Impact"/>
          <w:color w:val="f16421"/>
          <w:sz w:val="100"/>
          <w:szCs w:val="100"/>
          <w:rtl w:val="0"/>
        </w:rPr>
        <w:t xml:space="preserve">ENGAGE PHASE</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480" w:lineRule="auto"/>
        <w:ind w:left="0" w:right="0" w:firstLine="0"/>
        <w:jc w:val="both"/>
        <w:rPr>
          <w:rFonts w:ascii="Impact" w:cs="Impact" w:eastAsia="Impact" w:hAnsi="Impact"/>
          <w:b w:val="0"/>
          <w:i w:val="0"/>
          <w:smallCaps w:val="0"/>
          <w:strike w:val="0"/>
          <w:color w:val="000000"/>
          <w:sz w:val="19"/>
          <w:szCs w:val="19"/>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3613468</wp:posOffset>
                </wp:positionH>
                <wp:positionV relativeFrom="page">
                  <wp:posOffset>5295583</wp:posOffset>
                </wp:positionV>
                <wp:extent cx="2787650" cy="1071245"/>
                <wp:effectExtent b="0" l="0" r="0" t="0"/>
                <wp:wrapNone/>
                <wp:docPr id="304" name=""/>
                <a:graphic>
                  <a:graphicData uri="http://schemas.microsoft.com/office/word/2010/wordprocessingShape">
                    <wps:wsp>
                      <wps:cNvSpPr/>
                      <wps:cNvPr id="148" name="Shape 148"/>
                      <wps:spPr>
                        <a:xfrm>
                          <a:off x="3956938" y="3249140"/>
                          <a:ext cx="2778125" cy="1061720"/>
                        </a:xfrm>
                        <a:custGeom>
                          <a:rect b="b" l="l" r="r" t="t"/>
                          <a:pathLst>
                            <a:path extrusionOk="0" h="1672" w="4375">
                              <a:moveTo>
                                <a:pt x="0" y="0"/>
                              </a:moveTo>
                              <a:lnTo>
                                <a:pt x="4375" y="0"/>
                              </a:lnTo>
                              <a:moveTo>
                                <a:pt x="5" y="1667"/>
                              </a:moveTo>
                              <a:lnTo>
                                <a:pt x="5" y="5"/>
                              </a:lnTo>
                              <a:moveTo>
                                <a:pt x="4370" y="1667"/>
                              </a:moveTo>
                              <a:lnTo>
                                <a:pt x="4370" y="5"/>
                              </a:lnTo>
                              <a:moveTo>
                                <a:pt x="0" y="1672"/>
                              </a:moveTo>
                              <a:lnTo>
                                <a:pt x="4375" y="1672"/>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3613468</wp:posOffset>
                </wp:positionH>
                <wp:positionV relativeFrom="page">
                  <wp:posOffset>5295583</wp:posOffset>
                </wp:positionV>
                <wp:extent cx="2787650" cy="1071245"/>
                <wp:effectExtent b="0" l="0" r="0" t="0"/>
                <wp:wrapNone/>
                <wp:docPr id="304" name="image99.png"/>
                <a:graphic>
                  <a:graphicData uri="http://schemas.openxmlformats.org/drawingml/2006/picture">
                    <pic:pic>
                      <pic:nvPicPr>
                        <pic:cNvPr id="0" name="image99.png"/>
                        <pic:cNvPicPr preferRelativeResize="0"/>
                      </pic:nvPicPr>
                      <pic:blipFill>
                        <a:blip r:embed="rId122"/>
                        <a:srcRect/>
                        <a:stretch>
                          <a:fillRect/>
                        </a:stretch>
                      </pic:blipFill>
                      <pic:spPr>
                        <a:xfrm>
                          <a:off x="0" y="0"/>
                          <a:ext cx="2787650" cy="107124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6456998</wp:posOffset>
                </wp:positionH>
                <wp:positionV relativeFrom="page">
                  <wp:posOffset>5295583</wp:posOffset>
                </wp:positionV>
                <wp:extent cx="2788285" cy="1071245"/>
                <wp:effectExtent b="0" l="0" r="0" t="0"/>
                <wp:wrapNone/>
                <wp:docPr id="293" name=""/>
                <a:graphic>
                  <a:graphicData uri="http://schemas.microsoft.com/office/word/2010/wordprocessingShape">
                    <wps:wsp>
                      <wps:cNvSpPr/>
                      <wps:cNvPr id="135" name="Shape 135"/>
                      <wps:spPr>
                        <a:xfrm>
                          <a:off x="3956620" y="3249140"/>
                          <a:ext cx="2778760" cy="1061720"/>
                        </a:xfrm>
                        <a:custGeom>
                          <a:rect b="b" l="l" r="r" t="t"/>
                          <a:pathLst>
                            <a:path extrusionOk="0" h="1672" w="4376">
                              <a:moveTo>
                                <a:pt x="0" y="0"/>
                              </a:moveTo>
                              <a:lnTo>
                                <a:pt x="4376" y="0"/>
                              </a:lnTo>
                              <a:moveTo>
                                <a:pt x="5" y="1667"/>
                              </a:moveTo>
                              <a:lnTo>
                                <a:pt x="5" y="5"/>
                              </a:lnTo>
                              <a:moveTo>
                                <a:pt x="4371" y="1667"/>
                              </a:moveTo>
                              <a:lnTo>
                                <a:pt x="4371" y="5"/>
                              </a:lnTo>
                              <a:moveTo>
                                <a:pt x="0" y="1672"/>
                              </a:moveTo>
                              <a:lnTo>
                                <a:pt x="4376" y="1672"/>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6456998</wp:posOffset>
                </wp:positionH>
                <wp:positionV relativeFrom="page">
                  <wp:posOffset>5295583</wp:posOffset>
                </wp:positionV>
                <wp:extent cx="2788285" cy="1071245"/>
                <wp:effectExtent b="0" l="0" r="0" t="0"/>
                <wp:wrapNone/>
                <wp:docPr id="293" name="image88.png"/>
                <a:graphic>
                  <a:graphicData uri="http://schemas.openxmlformats.org/drawingml/2006/picture">
                    <pic:pic>
                      <pic:nvPicPr>
                        <pic:cNvPr id="0" name="image88.png"/>
                        <pic:cNvPicPr preferRelativeResize="0"/>
                      </pic:nvPicPr>
                      <pic:blipFill>
                        <a:blip r:embed="rId123"/>
                        <a:srcRect/>
                        <a:stretch>
                          <a:fillRect/>
                        </a:stretch>
                      </pic:blipFill>
                      <pic:spPr>
                        <a:xfrm>
                          <a:off x="0" y="0"/>
                          <a:ext cx="2788285" cy="10712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8B">
      <w:pPr>
        <w:pStyle w:val="Heading5"/>
        <w:spacing w:before="52" w:lineRule="auto"/>
        <w:ind w:left="106" w:firstLine="0"/>
        <w:rPr/>
      </w:pPr>
      <w:r w:rsidDel="00000000" w:rsidR="00000000" w:rsidRPr="00000000">
        <w:rPr>
          <w:color w:val="221f1f"/>
          <w:rtl w:val="0"/>
        </w:rPr>
        <w:t xml:space="preserve">Directions:</w:t>
      </w:r>
      <w:r w:rsidDel="00000000" w:rsidR="00000000" w:rsidRPr="00000000">
        <w:rPr>
          <w:rtl w:val="0"/>
        </w:rPr>
      </w:r>
    </w:p>
    <w:p w:rsidR="00000000" w:rsidDel="00000000" w:rsidP="00000000" w:rsidRDefault="00000000" w:rsidRPr="00000000" w14:paraId="000003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73"/>
          <w:tab w:val="left" w:leader="none" w:pos="674"/>
        </w:tabs>
        <w:spacing w:after="0" w:before="5" w:line="240" w:lineRule="auto"/>
        <w:ind w:left="673" w:right="0" w:hanging="57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Review your persona, the ideal user experience journey and the prototype you have created.</w:t>
      </w:r>
      <w:r w:rsidDel="00000000" w:rsidR="00000000" w:rsidRPr="00000000">
        <w:rPr>
          <w:rtl w:val="0"/>
        </w:rPr>
      </w:r>
    </w:p>
    <w:p w:rsidR="00000000" w:rsidDel="00000000" w:rsidP="00000000" w:rsidRDefault="00000000" w:rsidRPr="00000000" w14:paraId="0000038D">
      <w:pPr>
        <w:pStyle w:val="Heading5"/>
        <w:numPr>
          <w:ilvl w:val="0"/>
          <w:numId w:val="2"/>
        </w:numPr>
        <w:tabs>
          <w:tab w:val="left" w:leader="none" w:pos="673"/>
          <w:tab w:val="left" w:leader="none" w:pos="674"/>
        </w:tabs>
        <w:spacing w:before="7" w:lineRule="auto"/>
        <w:ind w:left="720" w:hanging="360"/>
        <w:rPr/>
      </w:pPr>
      <w:r w:rsidDel="00000000" w:rsidR="00000000" w:rsidRPr="00000000">
        <w:rPr>
          <w:color w:val="221f1f"/>
          <w:rtl w:val="0"/>
        </w:rPr>
        <w:t xml:space="preserve">Brainstorm how you intend to illustrate your persona’s story in a coherent manner including the narratives.</w:t>
      </w:r>
      <w:r w:rsidDel="00000000" w:rsidR="00000000" w:rsidRPr="00000000">
        <w:rPr>
          <w:rtl w:val="0"/>
        </w:rPr>
      </w:r>
    </w:p>
    <w:p w:rsidR="00000000" w:rsidDel="00000000" w:rsidP="00000000" w:rsidRDefault="00000000" w:rsidRPr="00000000" w14:paraId="000003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73"/>
          <w:tab w:val="left" w:leader="none" w:pos="674"/>
        </w:tabs>
        <w:spacing w:after="0" w:before="7" w:line="240" w:lineRule="auto"/>
        <w:ind w:left="673" w:right="0" w:hanging="57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Use the </w:t>
      </w:r>
      <w:sdt>
        <w:sdtPr>
          <w:tag w:val="goog_rdk_0"/>
        </w:sdtPr>
        <w:sdtContent>
          <w:ins w:author="DHARANI P (RA2211003020340)" w:id="0" w:date="2023-10-19T16:47:39Z">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storyboard</w:t>
            </w:r>
          </w:ins>
        </w:sdtContent>
      </w:sdt>
      <w:sdt>
        <w:sdtPr>
          <w:tag w:val="goog_rdk_1"/>
        </w:sdtPr>
        <w:sdtContent>
          <w:del w:author="DHARANI P (RA2211003020340)" w:id="0" w:date="2023-10-19T16:47:39Z">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delText xml:space="preserve">story board</w:delText>
            </w:r>
          </w:del>
        </w:sdtContent>
      </w:sdt>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 template / canvas provided and start drawing.</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977900</wp:posOffset>
                </wp:positionV>
                <wp:extent cx="2787650" cy="2583180"/>
                <wp:effectExtent b="0" l="0" r="0" t="0"/>
                <wp:wrapNone/>
                <wp:docPr id="251" name=""/>
                <a:graphic>
                  <a:graphicData uri="http://schemas.microsoft.com/office/word/2010/wordprocessingShape">
                    <wps:wsp>
                      <wps:cNvSpPr/>
                      <wps:cNvPr id="8" name="Shape 8"/>
                      <wps:spPr>
                        <a:xfrm>
                          <a:off x="3956938" y="2493173"/>
                          <a:ext cx="2778125" cy="2573655"/>
                        </a:xfrm>
                        <a:custGeom>
                          <a:rect b="b" l="l" r="r" t="t"/>
                          <a:pathLst>
                            <a:path extrusionOk="0" h="4053" w="4375">
                              <a:moveTo>
                                <a:pt x="0" y="0"/>
                              </a:moveTo>
                              <a:lnTo>
                                <a:pt x="4375" y="0"/>
                              </a:lnTo>
                              <a:moveTo>
                                <a:pt x="5" y="4048"/>
                              </a:moveTo>
                              <a:lnTo>
                                <a:pt x="5" y="5"/>
                              </a:lnTo>
                              <a:moveTo>
                                <a:pt x="4370" y="4048"/>
                              </a:moveTo>
                              <a:lnTo>
                                <a:pt x="4370" y="5"/>
                              </a:lnTo>
                              <a:moveTo>
                                <a:pt x="0" y="4053"/>
                              </a:moveTo>
                              <a:lnTo>
                                <a:pt x="4375" y="4053"/>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977900</wp:posOffset>
                </wp:positionV>
                <wp:extent cx="2787650" cy="2583180"/>
                <wp:effectExtent b="0" l="0" r="0" t="0"/>
                <wp:wrapNone/>
                <wp:docPr id="251" name="image19.png"/>
                <a:graphic>
                  <a:graphicData uri="http://schemas.openxmlformats.org/drawingml/2006/picture">
                    <pic:pic>
                      <pic:nvPicPr>
                        <pic:cNvPr id="0" name="image19.png"/>
                        <pic:cNvPicPr preferRelativeResize="0"/>
                      </pic:nvPicPr>
                      <pic:blipFill>
                        <a:blip r:embed="rId124"/>
                        <a:srcRect/>
                        <a:stretch>
                          <a:fillRect/>
                        </a:stretch>
                      </pic:blipFill>
                      <pic:spPr>
                        <a:xfrm>
                          <a:off x="0" y="0"/>
                          <a:ext cx="2787650" cy="258318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2971800</wp:posOffset>
                </wp:positionH>
                <wp:positionV relativeFrom="paragraph">
                  <wp:posOffset>977900</wp:posOffset>
                </wp:positionV>
                <wp:extent cx="2787650" cy="2583180"/>
                <wp:effectExtent b="0" l="0" r="0" t="0"/>
                <wp:wrapNone/>
                <wp:docPr id="292" name=""/>
                <a:graphic>
                  <a:graphicData uri="http://schemas.microsoft.com/office/word/2010/wordprocessingShape">
                    <wps:wsp>
                      <wps:cNvSpPr/>
                      <wps:cNvPr id="134" name="Shape 134"/>
                      <wps:spPr>
                        <a:xfrm>
                          <a:off x="3956938" y="2493173"/>
                          <a:ext cx="2778125" cy="2573655"/>
                        </a:xfrm>
                        <a:custGeom>
                          <a:rect b="b" l="l" r="r" t="t"/>
                          <a:pathLst>
                            <a:path extrusionOk="0" h="4053" w="4375">
                              <a:moveTo>
                                <a:pt x="0" y="0"/>
                              </a:moveTo>
                              <a:lnTo>
                                <a:pt x="4375" y="0"/>
                              </a:lnTo>
                              <a:moveTo>
                                <a:pt x="5" y="4048"/>
                              </a:moveTo>
                              <a:lnTo>
                                <a:pt x="5" y="5"/>
                              </a:lnTo>
                              <a:moveTo>
                                <a:pt x="4370" y="4048"/>
                              </a:moveTo>
                              <a:lnTo>
                                <a:pt x="4370" y="5"/>
                              </a:lnTo>
                              <a:moveTo>
                                <a:pt x="0" y="4053"/>
                              </a:moveTo>
                              <a:lnTo>
                                <a:pt x="4375" y="4053"/>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2971800</wp:posOffset>
                </wp:positionH>
                <wp:positionV relativeFrom="paragraph">
                  <wp:posOffset>977900</wp:posOffset>
                </wp:positionV>
                <wp:extent cx="2787650" cy="2583180"/>
                <wp:effectExtent b="0" l="0" r="0" t="0"/>
                <wp:wrapNone/>
                <wp:docPr id="292" name="image87.png"/>
                <a:graphic>
                  <a:graphicData uri="http://schemas.openxmlformats.org/drawingml/2006/picture">
                    <pic:pic>
                      <pic:nvPicPr>
                        <pic:cNvPr id="0" name="image87.png"/>
                        <pic:cNvPicPr preferRelativeResize="0"/>
                      </pic:nvPicPr>
                      <pic:blipFill>
                        <a:blip r:embed="rId125"/>
                        <a:srcRect/>
                        <a:stretch>
                          <a:fillRect/>
                        </a:stretch>
                      </pic:blipFill>
                      <pic:spPr>
                        <a:xfrm>
                          <a:off x="0" y="0"/>
                          <a:ext cx="2787650" cy="258318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5816600</wp:posOffset>
                </wp:positionH>
                <wp:positionV relativeFrom="paragraph">
                  <wp:posOffset>977900</wp:posOffset>
                </wp:positionV>
                <wp:extent cx="2788285" cy="2583180"/>
                <wp:effectExtent b="0" l="0" r="0" t="0"/>
                <wp:wrapNone/>
                <wp:docPr id="305" name=""/>
                <a:graphic>
                  <a:graphicData uri="http://schemas.microsoft.com/office/word/2010/wordprocessingShape">
                    <wps:wsp>
                      <wps:cNvSpPr/>
                      <wps:cNvPr id="149" name="Shape 149"/>
                      <wps:spPr>
                        <a:xfrm>
                          <a:off x="3956620" y="2493173"/>
                          <a:ext cx="2778760" cy="2573655"/>
                        </a:xfrm>
                        <a:custGeom>
                          <a:rect b="b" l="l" r="r" t="t"/>
                          <a:pathLst>
                            <a:path extrusionOk="0" h="4053" w="4376">
                              <a:moveTo>
                                <a:pt x="0" y="0"/>
                              </a:moveTo>
                              <a:lnTo>
                                <a:pt x="4376" y="0"/>
                              </a:lnTo>
                              <a:moveTo>
                                <a:pt x="5" y="4048"/>
                              </a:moveTo>
                              <a:lnTo>
                                <a:pt x="5" y="5"/>
                              </a:lnTo>
                              <a:moveTo>
                                <a:pt x="4371" y="4048"/>
                              </a:moveTo>
                              <a:lnTo>
                                <a:pt x="4371" y="5"/>
                              </a:lnTo>
                              <a:moveTo>
                                <a:pt x="0" y="4053"/>
                              </a:moveTo>
                              <a:lnTo>
                                <a:pt x="4376" y="4053"/>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5816600</wp:posOffset>
                </wp:positionH>
                <wp:positionV relativeFrom="paragraph">
                  <wp:posOffset>977900</wp:posOffset>
                </wp:positionV>
                <wp:extent cx="2788285" cy="2583180"/>
                <wp:effectExtent b="0" l="0" r="0" t="0"/>
                <wp:wrapNone/>
                <wp:docPr id="305" name="image100.png"/>
                <a:graphic>
                  <a:graphicData uri="http://schemas.openxmlformats.org/drawingml/2006/picture">
                    <pic:pic>
                      <pic:nvPicPr>
                        <pic:cNvPr id="0" name="image100.png"/>
                        <pic:cNvPicPr preferRelativeResize="0"/>
                      </pic:nvPicPr>
                      <pic:blipFill>
                        <a:blip r:embed="rId126"/>
                        <a:srcRect/>
                        <a:stretch>
                          <a:fillRect/>
                        </a:stretch>
                      </pic:blipFill>
                      <pic:spPr>
                        <a:xfrm>
                          <a:off x="0" y="0"/>
                          <a:ext cx="2788285" cy="2583180"/>
                        </a:xfrm>
                        <a:prstGeom prst="rect"/>
                        <a:ln/>
                      </pic:spPr>
                    </pic:pic>
                  </a:graphicData>
                </a:graphic>
              </wp:anchor>
            </w:drawing>
          </mc:Fallback>
        </mc:AlternateConten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27" w:type="default"/>
          <w:type w:val="nextPage"/>
          <w:pgSz w:h="11920" w:w="15890" w:orient="landscape"/>
          <w:pgMar w:bottom="280" w:top="1440" w:left="1000" w:right="1100" w:header="1127"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8610600" cy="4381332"/>
                <wp:effectExtent b="0" l="0" r="0" t="0"/>
                <wp:wrapTopAndBottom distB="0" distT="0"/>
                <wp:docPr id="268" name=""/>
                <a:graphic>
                  <a:graphicData uri="http://schemas.microsoft.com/office/word/2010/wordprocessingGroup">
                    <wpg:wgp>
                      <wpg:cNvGrpSpPr/>
                      <wpg:grpSpPr>
                        <a:xfrm>
                          <a:off x="1039100" y="1590500"/>
                          <a:ext cx="8610600" cy="4381332"/>
                          <a:chOff x="1039100" y="1590500"/>
                          <a:chExt cx="8613800" cy="4377725"/>
                        </a:xfrm>
                      </wpg:grpSpPr>
                      <wpg:grpSp>
                        <wpg:cNvGrpSpPr/>
                        <wpg:grpSpPr>
                          <a:xfrm>
                            <a:off x="1040700" y="1592743"/>
                            <a:ext cx="8607425" cy="4370705"/>
                            <a:chOff x="1105" y="318"/>
                            <a:chExt cx="13555" cy="6883"/>
                          </a:xfrm>
                        </wpg:grpSpPr>
                        <wps:wsp>
                          <wps:cNvSpPr/>
                          <wps:cNvPr id="3" name="Shape 3"/>
                          <wps:spPr>
                            <a:xfrm>
                              <a:off x="1105" y="318"/>
                              <a:ext cx="13550" cy="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219" y="5416"/>
                              <a:ext cx="4375" cy="1672"/>
                            </a:xfrm>
                            <a:custGeom>
                              <a:rect b="b" l="l" r="r" t="t"/>
                              <a:pathLst>
                                <a:path extrusionOk="0" h="1672" w="4375">
                                  <a:moveTo>
                                    <a:pt x="0" y="0"/>
                                  </a:moveTo>
                                  <a:lnTo>
                                    <a:pt x="4375" y="0"/>
                                  </a:lnTo>
                                  <a:moveTo>
                                    <a:pt x="5" y="1667"/>
                                  </a:moveTo>
                                  <a:lnTo>
                                    <a:pt x="5" y="5"/>
                                  </a:lnTo>
                                  <a:moveTo>
                                    <a:pt x="4370" y="1667"/>
                                  </a:moveTo>
                                  <a:lnTo>
                                    <a:pt x="4370" y="5"/>
                                  </a:lnTo>
                                  <a:moveTo>
                                    <a:pt x="0" y="1672"/>
                                  </a:moveTo>
                                  <a:lnTo>
                                    <a:pt x="4375" y="1672"/>
                                  </a:lnTo>
                                </a:path>
                              </a:pathLst>
                            </a:custGeom>
                            <a:noFill/>
                            <a:ln cap="flat" cmpd="sng" w="9525">
                              <a:solidFill>
                                <a:srgbClr val="221F1F"/>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a:off x="1110" y="322"/>
                              <a:ext cx="13550" cy="6879"/>
                            </a:xfrm>
                            <a:prstGeom prst="rect">
                              <a:avLst/>
                            </a:prstGeom>
                            <a:noFill/>
                            <a:ln cap="flat" cmpd="sng" w="9525">
                              <a:solidFill>
                                <a:srgbClr val="221F1F"/>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0" w:line="240"/>
                                  <w:ind w:left="187.99999237060547" w:right="0" w:firstLine="187.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221f1f"/>
                                    <w:sz w:val="24"/>
                                    <w:vertAlign w:val="baseline"/>
                                  </w:rPr>
                                  <w:t xml:space="preserve">Title: </w:t>
                                </w:r>
                                <w:r w:rsidDel="00000000" w:rsidR="00000000" w:rsidRPr="00000000">
                                  <w:rPr>
                                    <w:rFonts w:ascii="Times New Roman" w:cs="Times New Roman" w:eastAsia="Times New Roman" w:hAnsi="Times New Roman"/>
                                    <w:b w:val="0"/>
                                    <w:i w:val="0"/>
                                    <w:smallCaps w:val="0"/>
                                    <w:strike w:val="0"/>
                                    <w:color w:val="221f1f"/>
                                    <w:sz w:val="24"/>
                                    <w:u w:val="single"/>
                                    <w:vertAlign w:val="baseline"/>
                                  </w:rPr>
                                  <w:t xml:space="preserve"> arbitrage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8610600" cy="4381332"/>
                <wp:effectExtent b="0" l="0" r="0" t="0"/>
                <wp:wrapTopAndBottom distB="0" distT="0"/>
                <wp:docPr id="268" name="image39.png"/>
                <a:graphic>
                  <a:graphicData uri="http://schemas.openxmlformats.org/drawingml/2006/picture">
                    <pic:pic>
                      <pic:nvPicPr>
                        <pic:cNvPr id="0" name="image39.png"/>
                        <pic:cNvPicPr preferRelativeResize="0"/>
                      </pic:nvPicPr>
                      <pic:blipFill>
                        <a:blip r:embed="rId128"/>
                        <a:srcRect/>
                        <a:stretch>
                          <a:fillRect/>
                        </a:stretch>
                      </pic:blipFill>
                      <pic:spPr>
                        <a:xfrm>
                          <a:off x="0" y="0"/>
                          <a:ext cx="8610600" cy="4381332"/>
                        </a:xfrm>
                        <a:prstGeom prst="rect"/>
                        <a:ln/>
                      </pic:spPr>
                    </pic:pic>
                  </a:graphicData>
                </a:graphic>
              </wp:anchor>
            </w:drawing>
          </mc:Fallback>
        </mc:AlternateConten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48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900748</wp:posOffset>
                </wp:positionH>
                <wp:positionV relativeFrom="page">
                  <wp:posOffset>2008188</wp:posOffset>
                </wp:positionV>
                <wp:extent cx="8212455" cy="140970"/>
                <wp:effectExtent b="0" l="0" r="0" t="0"/>
                <wp:wrapNone/>
                <wp:docPr id="320" name=""/>
                <a:graphic>
                  <a:graphicData uri="http://schemas.microsoft.com/office/word/2010/wordprocessingShape">
                    <wps:wsp>
                      <wps:cNvSpPr/>
                      <wps:cNvPr id="225" name="Shape 225"/>
                      <wps:spPr>
                        <a:xfrm>
                          <a:off x="1244535" y="3714278"/>
                          <a:ext cx="8202930" cy="131445"/>
                        </a:xfrm>
                        <a:custGeom>
                          <a:rect b="b" l="l" r="r" t="t"/>
                          <a:pathLst>
                            <a:path extrusionOk="0" h="207" w="12918">
                              <a:moveTo>
                                <a:pt x="1107" y="125"/>
                              </a:moveTo>
                              <a:lnTo>
                                <a:pt x="860" y="125"/>
                              </a:lnTo>
                              <a:lnTo>
                                <a:pt x="934" y="126"/>
                              </a:lnTo>
                              <a:lnTo>
                                <a:pt x="1006" y="136"/>
                              </a:lnTo>
                              <a:lnTo>
                                <a:pt x="1062" y="160"/>
                              </a:lnTo>
                              <a:lnTo>
                                <a:pt x="1092" y="207"/>
                              </a:lnTo>
                              <a:lnTo>
                                <a:pt x="1166" y="207"/>
                              </a:lnTo>
                              <a:lnTo>
                                <a:pt x="1196" y="160"/>
                              </a:lnTo>
                              <a:lnTo>
                                <a:pt x="1244" y="140"/>
                              </a:lnTo>
                              <a:lnTo>
                                <a:pt x="1125" y="140"/>
                              </a:lnTo>
                              <a:lnTo>
                                <a:pt x="1107" y="125"/>
                              </a:lnTo>
                              <a:close/>
                              <a:moveTo>
                                <a:pt x="1434" y="64"/>
                              </a:moveTo>
                              <a:lnTo>
                                <a:pt x="1334" y="69"/>
                              </a:lnTo>
                              <a:lnTo>
                                <a:pt x="1246" y="82"/>
                              </a:lnTo>
                              <a:lnTo>
                                <a:pt x="1178" y="105"/>
                              </a:lnTo>
                              <a:lnTo>
                                <a:pt x="1135" y="140"/>
                              </a:lnTo>
                              <a:lnTo>
                                <a:pt x="1244" y="140"/>
                              </a:lnTo>
                              <a:lnTo>
                                <a:pt x="1254" y="136"/>
                              </a:lnTo>
                              <a:lnTo>
                                <a:pt x="1327" y="126"/>
                              </a:lnTo>
                              <a:lnTo>
                                <a:pt x="1403" y="125"/>
                              </a:lnTo>
                              <a:lnTo>
                                <a:pt x="2058" y="125"/>
                              </a:lnTo>
                              <a:lnTo>
                                <a:pt x="2077" y="124"/>
                              </a:lnTo>
                              <a:lnTo>
                                <a:pt x="2174" y="102"/>
                              </a:lnTo>
                              <a:lnTo>
                                <a:pt x="2218" y="77"/>
                              </a:lnTo>
                              <a:lnTo>
                                <a:pt x="1949" y="77"/>
                              </a:lnTo>
                              <a:lnTo>
                                <a:pt x="1865" y="76"/>
                              </a:lnTo>
                              <a:lnTo>
                                <a:pt x="1779" y="74"/>
                              </a:lnTo>
                              <a:lnTo>
                                <a:pt x="1519" y="65"/>
                              </a:lnTo>
                              <a:lnTo>
                                <a:pt x="1434" y="64"/>
                              </a:lnTo>
                              <a:close/>
                              <a:moveTo>
                                <a:pt x="72" y="0"/>
                              </a:moveTo>
                              <a:lnTo>
                                <a:pt x="0" y="0"/>
                              </a:lnTo>
                              <a:lnTo>
                                <a:pt x="7" y="35"/>
                              </a:lnTo>
                              <a:lnTo>
                                <a:pt x="34" y="70"/>
                              </a:lnTo>
                              <a:lnTo>
                                <a:pt x="90" y="101"/>
                              </a:lnTo>
                              <a:lnTo>
                                <a:pt x="186" y="123"/>
                              </a:lnTo>
                              <a:lnTo>
                                <a:pt x="330" y="132"/>
                              </a:lnTo>
                              <a:lnTo>
                                <a:pt x="410" y="132"/>
                              </a:lnTo>
                              <a:lnTo>
                                <a:pt x="791" y="125"/>
                              </a:lnTo>
                              <a:lnTo>
                                <a:pt x="1107" y="125"/>
                              </a:lnTo>
                              <a:lnTo>
                                <a:pt x="1082" y="105"/>
                              </a:lnTo>
                              <a:lnTo>
                                <a:pt x="1013" y="82"/>
                              </a:lnTo>
                              <a:lnTo>
                                <a:pt x="982" y="77"/>
                              </a:lnTo>
                              <a:lnTo>
                                <a:pt x="314" y="77"/>
                              </a:lnTo>
                              <a:lnTo>
                                <a:pt x="232" y="74"/>
                              </a:lnTo>
                              <a:lnTo>
                                <a:pt x="161" y="63"/>
                              </a:lnTo>
                              <a:lnTo>
                                <a:pt x="106" y="40"/>
                              </a:lnTo>
                              <a:lnTo>
                                <a:pt x="72" y="0"/>
                              </a:lnTo>
                              <a:close/>
                              <a:moveTo>
                                <a:pt x="2058" y="125"/>
                              </a:moveTo>
                              <a:lnTo>
                                <a:pt x="1471" y="125"/>
                              </a:lnTo>
                              <a:lnTo>
                                <a:pt x="1849" y="132"/>
                              </a:lnTo>
                              <a:lnTo>
                                <a:pt x="1928" y="132"/>
                              </a:lnTo>
                              <a:lnTo>
                                <a:pt x="2058" y="125"/>
                              </a:lnTo>
                              <a:close/>
                              <a:moveTo>
                                <a:pt x="824" y="64"/>
                              </a:moveTo>
                              <a:lnTo>
                                <a:pt x="740" y="65"/>
                              </a:lnTo>
                              <a:lnTo>
                                <a:pt x="482" y="74"/>
                              </a:lnTo>
                              <a:lnTo>
                                <a:pt x="397" y="76"/>
                              </a:lnTo>
                              <a:lnTo>
                                <a:pt x="314" y="77"/>
                              </a:lnTo>
                              <a:lnTo>
                                <a:pt x="982" y="77"/>
                              </a:lnTo>
                              <a:lnTo>
                                <a:pt x="925" y="68"/>
                              </a:lnTo>
                              <a:lnTo>
                                <a:pt x="824" y="64"/>
                              </a:lnTo>
                              <a:close/>
                              <a:moveTo>
                                <a:pt x="2260" y="0"/>
                              </a:moveTo>
                              <a:lnTo>
                                <a:pt x="2188" y="0"/>
                              </a:lnTo>
                              <a:lnTo>
                                <a:pt x="2156" y="40"/>
                              </a:lnTo>
                              <a:lnTo>
                                <a:pt x="2103" y="63"/>
                              </a:lnTo>
                              <a:lnTo>
                                <a:pt x="2032" y="74"/>
                              </a:lnTo>
                              <a:lnTo>
                                <a:pt x="1949" y="77"/>
                              </a:lnTo>
                              <a:lnTo>
                                <a:pt x="2218" y="77"/>
                              </a:lnTo>
                              <a:lnTo>
                                <a:pt x="2229" y="71"/>
                              </a:lnTo>
                              <a:lnTo>
                                <a:pt x="2254" y="36"/>
                              </a:lnTo>
                              <a:lnTo>
                                <a:pt x="2260" y="0"/>
                              </a:lnTo>
                              <a:close/>
                              <a:moveTo>
                                <a:pt x="6396" y="125"/>
                              </a:moveTo>
                              <a:lnTo>
                                <a:pt x="5656" y="125"/>
                              </a:lnTo>
                              <a:lnTo>
                                <a:pt x="5856" y="127"/>
                              </a:lnTo>
                              <a:lnTo>
                                <a:pt x="5953" y="131"/>
                              </a:lnTo>
                              <a:lnTo>
                                <a:pt x="6045" y="136"/>
                              </a:lnTo>
                              <a:lnTo>
                                <a:pt x="6128" y="144"/>
                              </a:lnTo>
                              <a:lnTo>
                                <a:pt x="6201" y="154"/>
                              </a:lnTo>
                              <a:lnTo>
                                <a:pt x="6261" y="168"/>
                              </a:lnTo>
                              <a:lnTo>
                                <a:pt x="6305" y="185"/>
                              </a:lnTo>
                              <a:lnTo>
                                <a:pt x="6331" y="207"/>
                              </a:lnTo>
                              <a:lnTo>
                                <a:pt x="6579" y="207"/>
                              </a:lnTo>
                              <a:lnTo>
                                <a:pt x="6605" y="185"/>
                              </a:lnTo>
                              <a:lnTo>
                                <a:pt x="6650" y="168"/>
                              </a:lnTo>
                              <a:lnTo>
                                <a:pt x="6711" y="154"/>
                              </a:lnTo>
                              <a:lnTo>
                                <a:pt x="6785" y="144"/>
                              </a:lnTo>
                              <a:lnTo>
                                <a:pt x="6828" y="140"/>
                              </a:lnTo>
                              <a:lnTo>
                                <a:pt x="6442" y="140"/>
                              </a:lnTo>
                              <a:lnTo>
                                <a:pt x="6408" y="128"/>
                              </a:lnTo>
                              <a:lnTo>
                                <a:pt x="6396" y="125"/>
                              </a:lnTo>
                              <a:close/>
                              <a:moveTo>
                                <a:pt x="7551" y="64"/>
                              </a:moveTo>
                              <a:lnTo>
                                <a:pt x="7471" y="64"/>
                              </a:lnTo>
                              <a:lnTo>
                                <a:pt x="7262" y="66"/>
                              </a:lnTo>
                              <a:lnTo>
                                <a:pt x="7162" y="68"/>
                              </a:lnTo>
                              <a:lnTo>
                                <a:pt x="7065" y="71"/>
                              </a:lnTo>
                              <a:lnTo>
                                <a:pt x="6886" y="79"/>
                              </a:lnTo>
                              <a:lnTo>
                                <a:pt x="6731" y="91"/>
                              </a:lnTo>
                              <a:lnTo>
                                <a:pt x="6663" y="99"/>
                              </a:lnTo>
                              <a:lnTo>
                                <a:pt x="6603" y="108"/>
                              </a:lnTo>
                              <a:lnTo>
                                <a:pt x="6552" y="117"/>
                              </a:lnTo>
                              <a:lnTo>
                                <a:pt x="6509" y="128"/>
                              </a:lnTo>
                              <a:lnTo>
                                <a:pt x="6476" y="140"/>
                              </a:lnTo>
                              <a:lnTo>
                                <a:pt x="6828" y="140"/>
                              </a:lnTo>
                              <a:lnTo>
                                <a:pt x="6871" y="136"/>
                              </a:lnTo>
                              <a:lnTo>
                                <a:pt x="6965" y="131"/>
                              </a:lnTo>
                              <a:lnTo>
                                <a:pt x="7064" y="127"/>
                              </a:lnTo>
                              <a:lnTo>
                                <a:pt x="9578" y="125"/>
                              </a:lnTo>
                              <a:lnTo>
                                <a:pt x="9614" y="124"/>
                              </a:lnTo>
                              <a:lnTo>
                                <a:pt x="9739" y="118"/>
                              </a:lnTo>
                              <a:lnTo>
                                <a:pt x="9846" y="110"/>
                              </a:lnTo>
                              <a:lnTo>
                                <a:pt x="9936" y="102"/>
                              </a:lnTo>
                              <a:lnTo>
                                <a:pt x="10011" y="92"/>
                              </a:lnTo>
                              <a:lnTo>
                                <a:pt x="10072" y="82"/>
                              </a:lnTo>
                              <a:lnTo>
                                <a:pt x="10094" y="77"/>
                              </a:lnTo>
                              <a:lnTo>
                                <a:pt x="9186" y="77"/>
                              </a:lnTo>
                              <a:lnTo>
                                <a:pt x="7551" y="64"/>
                              </a:lnTo>
                              <a:close/>
                              <a:moveTo>
                                <a:pt x="2935" y="0"/>
                              </a:moveTo>
                              <a:lnTo>
                                <a:pt x="2695" y="0"/>
                              </a:lnTo>
                              <a:lnTo>
                                <a:pt x="2698" y="12"/>
                              </a:lnTo>
                              <a:lnTo>
                                <a:pt x="2705" y="23"/>
                              </a:lnTo>
                              <a:lnTo>
                                <a:pt x="2718" y="35"/>
                              </a:lnTo>
                              <a:lnTo>
                                <a:pt x="2739" y="47"/>
                              </a:lnTo>
                              <a:lnTo>
                                <a:pt x="2768" y="59"/>
                              </a:lnTo>
                              <a:lnTo>
                                <a:pt x="2808" y="70"/>
                              </a:lnTo>
                              <a:lnTo>
                                <a:pt x="2858" y="81"/>
                              </a:lnTo>
                              <a:lnTo>
                                <a:pt x="2920" y="92"/>
                              </a:lnTo>
                              <a:lnTo>
                                <a:pt x="2995" y="101"/>
                              </a:lnTo>
                              <a:lnTo>
                                <a:pt x="3085" y="110"/>
                              </a:lnTo>
                              <a:lnTo>
                                <a:pt x="3191" y="117"/>
                              </a:lnTo>
                              <a:lnTo>
                                <a:pt x="3313" y="123"/>
                              </a:lnTo>
                              <a:lnTo>
                                <a:pt x="3454" y="128"/>
                              </a:lnTo>
                              <a:lnTo>
                                <a:pt x="3613" y="131"/>
                              </a:lnTo>
                              <a:lnTo>
                                <a:pt x="3793" y="132"/>
                              </a:lnTo>
                              <a:lnTo>
                                <a:pt x="6396" y="125"/>
                              </a:lnTo>
                              <a:lnTo>
                                <a:pt x="6364" y="117"/>
                              </a:lnTo>
                              <a:lnTo>
                                <a:pt x="6312" y="107"/>
                              </a:lnTo>
                              <a:lnTo>
                                <a:pt x="6252" y="99"/>
                              </a:lnTo>
                              <a:lnTo>
                                <a:pt x="6184" y="91"/>
                              </a:lnTo>
                              <a:lnTo>
                                <a:pt x="6028" y="79"/>
                              </a:lnTo>
                              <a:lnTo>
                                <a:pt x="5993" y="77"/>
                              </a:lnTo>
                              <a:lnTo>
                                <a:pt x="3628" y="77"/>
                              </a:lnTo>
                              <a:lnTo>
                                <a:pt x="3415" y="73"/>
                              </a:lnTo>
                              <a:lnTo>
                                <a:pt x="3318" y="69"/>
                              </a:lnTo>
                              <a:lnTo>
                                <a:pt x="3229" y="63"/>
                              </a:lnTo>
                              <a:lnTo>
                                <a:pt x="3149" y="55"/>
                              </a:lnTo>
                              <a:lnTo>
                                <a:pt x="3078" y="46"/>
                              </a:lnTo>
                              <a:lnTo>
                                <a:pt x="3018" y="33"/>
                              </a:lnTo>
                              <a:lnTo>
                                <a:pt x="2971" y="18"/>
                              </a:lnTo>
                              <a:lnTo>
                                <a:pt x="2935" y="0"/>
                              </a:lnTo>
                              <a:close/>
                              <a:moveTo>
                                <a:pt x="9578" y="125"/>
                              </a:moveTo>
                              <a:lnTo>
                                <a:pt x="7268" y="125"/>
                              </a:lnTo>
                              <a:lnTo>
                                <a:pt x="8865" y="132"/>
                              </a:lnTo>
                              <a:lnTo>
                                <a:pt x="9117" y="132"/>
                              </a:lnTo>
                              <a:lnTo>
                                <a:pt x="9305" y="131"/>
                              </a:lnTo>
                              <a:lnTo>
                                <a:pt x="9578" y="125"/>
                              </a:lnTo>
                              <a:close/>
                              <a:moveTo>
                                <a:pt x="5439" y="64"/>
                              </a:moveTo>
                              <a:lnTo>
                                <a:pt x="3819" y="77"/>
                              </a:lnTo>
                              <a:lnTo>
                                <a:pt x="5993" y="77"/>
                              </a:lnTo>
                              <a:lnTo>
                                <a:pt x="5941" y="74"/>
                              </a:lnTo>
                              <a:lnTo>
                                <a:pt x="5752" y="68"/>
                              </a:lnTo>
                              <a:lnTo>
                                <a:pt x="5651" y="66"/>
                              </a:lnTo>
                              <a:lnTo>
                                <a:pt x="5439" y="64"/>
                              </a:lnTo>
                              <a:close/>
                              <a:moveTo>
                                <a:pt x="10223" y="0"/>
                              </a:moveTo>
                              <a:lnTo>
                                <a:pt x="9983" y="0"/>
                              </a:lnTo>
                              <a:lnTo>
                                <a:pt x="9951" y="18"/>
                              </a:lnTo>
                              <a:lnTo>
                                <a:pt x="9905" y="33"/>
                              </a:lnTo>
                              <a:lnTo>
                                <a:pt x="9848" y="46"/>
                              </a:lnTo>
                              <a:lnTo>
                                <a:pt x="9779" y="55"/>
                              </a:lnTo>
                              <a:lnTo>
                                <a:pt x="9700" y="63"/>
                              </a:lnTo>
                              <a:lnTo>
                                <a:pt x="9612" y="69"/>
                              </a:lnTo>
                              <a:lnTo>
                                <a:pt x="9516" y="73"/>
                              </a:lnTo>
                              <a:lnTo>
                                <a:pt x="9302" y="77"/>
                              </a:lnTo>
                              <a:lnTo>
                                <a:pt x="10094" y="77"/>
                              </a:lnTo>
                              <a:lnTo>
                                <a:pt x="10120" y="71"/>
                              </a:lnTo>
                              <a:lnTo>
                                <a:pt x="10157" y="59"/>
                              </a:lnTo>
                              <a:lnTo>
                                <a:pt x="10185" y="48"/>
                              </a:lnTo>
                              <a:lnTo>
                                <a:pt x="10204" y="36"/>
                              </a:lnTo>
                              <a:lnTo>
                                <a:pt x="10215" y="24"/>
                              </a:lnTo>
                              <a:lnTo>
                                <a:pt x="10222" y="12"/>
                              </a:lnTo>
                              <a:lnTo>
                                <a:pt x="10223" y="0"/>
                              </a:lnTo>
                              <a:close/>
                              <a:moveTo>
                                <a:pt x="11765" y="125"/>
                              </a:moveTo>
                              <a:lnTo>
                                <a:pt x="11518" y="125"/>
                              </a:lnTo>
                              <a:lnTo>
                                <a:pt x="11592" y="126"/>
                              </a:lnTo>
                              <a:lnTo>
                                <a:pt x="11664" y="136"/>
                              </a:lnTo>
                              <a:lnTo>
                                <a:pt x="11721" y="160"/>
                              </a:lnTo>
                              <a:lnTo>
                                <a:pt x="11750" y="207"/>
                              </a:lnTo>
                              <a:lnTo>
                                <a:pt x="11824" y="207"/>
                              </a:lnTo>
                              <a:lnTo>
                                <a:pt x="11854" y="160"/>
                              </a:lnTo>
                              <a:lnTo>
                                <a:pt x="11902" y="140"/>
                              </a:lnTo>
                              <a:lnTo>
                                <a:pt x="11783" y="140"/>
                              </a:lnTo>
                              <a:lnTo>
                                <a:pt x="11765" y="125"/>
                              </a:lnTo>
                              <a:close/>
                              <a:moveTo>
                                <a:pt x="12092" y="64"/>
                              </a:moveTo>
                              <a:lnTo>
                                <a:pt x="11992" y="69"/>
                              </a:lnTo>
                              <a:lnTo>
                                <a:pt x="11904" y="82"/>
                              </a:lnTo>
                              <a:lnTo>
                                <a:pt x="11836" y="105"/>
                              </a:lnTo>
                              <a:lnTo>
                                <a:pt x="11794" y="140"/>
                              </a:lnTo>
                              <a:lnTo>
                                <a:pt x="11902" y="140"/>
                              </a:lnTo>
                              <a:lnTo>
                                <a:pt x="11912" y="136"/>
                              </a:lnTo>
                              <a:lnTo>
                                <a:pt x="11985" y="126"/>
                              </a:lnTo>
                              <a:lnTo>
                                <a:pt x="12061" y="125"/>
                              </a:lnTo>
                              <a:lnTo>
                                <a:pt x="12716" y="125"/>
                              </a:lnTo>
                              <a:lnTo>
                                <a:pt x="12735" y="124"/>
                              </a:lnTo>
                              <a:lnTo>
                                <a:pt x="12832" y="102"/>
                              </a:lnTo>
                              <a:lnTo>
                                <a:pt x="12876" y="77"/>
                              </a:lnTo>
                              <a:lnTo>
                                <a:pt x="12607" y="77"/>
                              </a:lnTo>
                              <a:lnTo>
                                <a:pt x="12523" y="76"/>
                              </a:lnTo>
                              <a:lnTo>
                                <a:pt x="12437" y="74"/>
                              </a:lnTo>
                              <a:lnTo>
                                <a:pt x="12177" y="65"/>
                              </a:lnTo>
                              <a:lnTo>
                                <a:pt x="12092" y="64"/>
                              </a:lnTo>
                              <a:close/>
                              <a:moveTo>
                                <a:pt x="10731" y="0"/>
                              </a:moveTo>
                              <a:lnTo>
                                <a:pt x="10659" y="0"/>
                              </a:lnTo>
                              <a:lnTo>
                                <a:pt x="10666" y="35"/>
                              </a:lnTo>
                              <a:lnTo>
                                <a:pt x="10692" y="70"/>
                              </a:lnTo>
                              <a:lnTo>
                                <a:pt x="10749" y="101"/>
                              </a:lnTo>
                              <a:lnTo>
                                <a:pt x="10844" y="123"/>
                              </a:lnTo>
                              <a:lnTo>
                                <a:pt x="10988" y="132"/>
                              </a:lnTo>
                              <a:lnTo>
                                <a:pt x="11068" y="132"/>
                              </a:lnTo>
                              <a:lnTo>
                                <a:pt x="11449" y="125"/>
                              </a:lnTo>
                              <a:lnTo>
                                <a:pt x="11765" y="125"/>
                              </a:lnTo>
                              <a:lnTo>
                                <a:pt x="11740" y="105"/>
                              </a:lnTo>
                              <a:lnTo>
                                <a:pt x="11671" y="82"/>
                              </a:lnTo>
                              <a:lnTo>
                                <a:pt x="11640" y="77"/>
                              </a:lnTo>
                              <a:lnTo>
                                <a:pt x="10973" y="77"/>
                              </a:lnTo>
                              <a:lnTo>
                                <a:pt x="10890" y="74"/>
                              </a:lnTo>
                              <a:lnTo>
                                <a:pt x="10819" y="63"/>
                              </a:lnTo>
                              <a:lnTo>
                                <a:pt x="10764" y="40"/>
                              </a:lnTo>
                              <a:lnTo>
                                <a:pt x="10731" y="0"/>
                              </a:lnTo>
                              <a:close/>
                              <a:moveTo>
                                <a:pt x="12716" y="125"/>
                              </a:moveTo>
                              <a:lnTo>
                                <a:pt x="12129" y="125"/>
                              </a:lnTo>
                              <a:lnTo>
                                <a:pt x="12507" y="132"/>
                              </a:lnTo>
                              <a:lnTo>
                                <a:pt x="12586" y="132"/>
                              </a:lnTo>
                              <a:lnTo>
                                <a:pt x="12716" y="125"/>
                              </a:lnTo>
                              <a:close/>
                              <a:moveTo>
                                <a:pt x="11482" y="64"/>
                              </a:moveTo>
                              <a:lnTo>
                                <a:pt x="11399" y="65"/>
                              </a:lnTo>
                              <a:lnTo>
                                <a:pt x="11140" y="74"/>
                              </a:lnTo>
                              <a:lnTo>
                                <a:pt x="11055" y="76"/>
                              </a:lnTo>
                              <a:lnTo>
                                <a:pt x="10973" y="77"/>
                              </a:lnTo>
                              <a:lnTo>
                                <a:pt x="11640" y="77"/>
                              </a:lnTo>
                              <a:lnTo>
                                <a:pt x="11584" y="68"/>
                              </a:lnTo>
                              <a:lnTo>
                                <a:pt x="11482" y="64"/>
                              </a:lnTo>
                              <a:close/>
                              <a:moveTo>
                                <a:pt x="12918" y="0"/>
                              </a:moveTo>
                              <a:lnTo>
                                <a:pt x="12846" y="0"/>
                              </a:lnTo>
                              <a:lnTo>
                                <a:pt x="12815" y="40"/>
                              </a:lnTo>
                              <a:lnTo>
                                <a:pt x="12761" y="63"/>
                              </a:lnTo>
                              <a:lnTo>
                                <a:pt x="12691" y="74"/>
                              </a:lnTo>
                              <a:lnTo>
                                <a:pt x="12607" y="77"/>
                              </a:lnTo>
                              <a:lnTo>
                                <a:pt x="12876" y="77"/>
                              </a:lnTo>
                              <a:lnTo>
                                <a:pt x="12887" y="71"/>
                              </a:lnTo>
                              <a:lnTo>
                                <a:pt x="12912" y="36"/>
                              </a:lnTo>
                              <a:lnTo>
                                <a:pt x="12918" y="0"/>
                              </a:lnTo>
                              <a:close/>
                            </a:path>
                          </a:pathLst>
                        </a:custGeom>
                        <a:solidFill>
                          <a:srgbClr val="221F1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900748</wp:posOffset>
                </wp:positionH>
                <wp:positionV relativeFrom="page">
                  <wp:posOffset>2008188</wp:posOffset>
                </wp:positionV>
                <wp:extent cx="8212455" cy="140970"/>
                <wp:effectExtent b="0" l="0" r="0" t="0"/>
                <wp:wrapNone/>
                <wp:docPr id="320" name="image116.png"/>
                <a:graphic>
                  <a:graphicData uri="http://schemas.openxmlformats.org/drawingml/2006/picture">
                    <pic:pic>
                      <pic:nvPicPr>
                        <pic:cNvPr id="0" name="image116.png"/>
                        <pic:cNvPicPr preferRelativeResize="0"/>
                      </pic:nvPicPr>
                      <pic:blipFill>
                        <a:blip r:embed="rId129"/>
                        <a:srcRect/>
                        <a:stretch>
                          <a:fillRect/>
                        </a:stretch>
                      </pic:blipFill>
                      <pic:spPr>
                        <a:xfrm>
                          <a:off x="0" y="0"/>
                          <a:ext cx="8212455" cy="140970"/>
                        </a:xfrm>
                        <a:prstGeom prst="rect"/>
                        <a:ln/>
                      </pic:spPr>
                    </pic:pic>
                  </a:graphicData>
                </a:graphic>
              </wp:anchor>
            </w:drawing>
          </mc:Fallback>
        </mc:AlternateContent>
      </w:r>
      <w:r w:rsidDel="00000000" w:rsidR="00000000" w:rsidRPr="00000000">
        <w:rPr>
          <w:rtl w:val="0"/>
        </w:rPr>
      </w:r>
    </w:p>
    <w:tbl>
      <w:tblPr>
        <w:tblStyle w:val="Table20"/>
        <w:tblW w:w="13548.999999999998" w:type="dxa"/>
        <w:jc w:val="left"/>
        <w:tblInd w:w="116.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113"/>
        <w:gridCol w:w="2664"/>
        <w:gridCol w:w="2665"/>
        <w:gridCol w:w="2665"/>
        <w:gridCol w:w="2664"/>
        <w:gridCol w:w="2665"/>
        <w:gridCol w:w="113"/>
        <w:tblGridChange w:id="0">
          <w:tblGrid>
            <w:gridCol w:w="113"/>
            <w:gridCol w:w="2664"/>
            <w:gridCol w:w="2665"/>
            <w:gridCol w:w="2665"/>
            <w:gridCol w:w="2664"/>
            <w:gridCol w:w="2665"/>
            <w:gridCol w:w="113"/>
          </w:tblGrid>
        </w:tblGridChange>
      </w:tblGrid>
      <w:tr>
        <w:trPr>
          <w:cantSplit w:val="0"/>
          <w:trHeight w:val="2198" w:hRule="atLeast"/>
          <w:tblHeader w:val="0"/>
        </w:trPr>
        <w:tc>
          <w:tcPr>
            <w:gridSpan w:val="7"/>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7"/>
                <w:tab w:val="left" w:leader="none" w:pos="11891"/>
              </w:tabs>
              <w:spacing w:after="0" w:before="0" w:line="240" w:lineRule="auto"/>
              <w:ind w:left="867"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BEGINNING</w:t>
              <w:tab/>
              <w:t xml:space="preserve">MIDDLE</w:t>
              <w:tab/>
              <w:t xml:space="preserve">END</w:t>
            </w:r>
            <w:r w:rsidDel="00000000" w:rsidR="00000000" w:rsidRPr="00000000">
              <w:rPr>
                <w:rtl w:val="0"/>
              </w:rPr>
            </w:r>
          </w:p>
        </w:tc>
      </w:tr>
      <w:tr>
        <w:trPr>
          <w:cantSplit w:val="0"/>
          <w:trHeight w:val="556" w:hRule="atLeast"/>
          <w:tblHeader w:val="0"/>
        </w:trPr>
        <w:tc>
          <w:tcPr>
            <w:tcBorders>
              <w:top w:color="000000" w:space="0" w:sz="0" w:val="nil"/>
              <w:bottom w:color="000000" w:space="0" w:sz="0" w:val="nil"/>
            </w:tcBorders>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72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The Persona</w:t>
            </w:r>
            <w:r w:rsidDel="00000000" w:rsidR="00000000" w:rsidRPr="00000000">
              <w:rPr>
                <w:rtl w:val="0"/>
              </w:rPr>
            </w:r>
          </w:p>
        </w:tc>
        <w:tc>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77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The setting</w:t>
            </w:r>
            <w:r w:rsidDel="00000000" w:rsidR="00000000" w:rsidRPr="00000000">
              <w:rPr>
                <w:rtl w:val="0"/>
              </w:rPr>
            </w:r>
          </w:p>
        </w:tc>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65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The Problems</w:t>
            </w:r>
            <w:r w:rsidDel="00000000" w:rsidR="00000000" w:rsidRPr="00000000">
              <w:rPr>
                <w:rtl w:val="0"/>
              </w:rPr>
            </w:r>
          </w:p>
        </w:tc>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65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The Solutions</w:t>
            </w:r>
            <w:r w:rsidDel="00000000" w:rsidR="00000000" w:rsidRPr="00000000">
              <w:rPr>
                <w:rtl w:val="0"/>
              </w:rPr>
            </w:r>
          </w:p>
        </w:tc>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5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The Resolutions</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31" w:hRule="atLeast"/>
          <w:tblHeader w:val="0"/>
        </w:trPr>
        <w:tc>
          <w:tcPr>
            <w:tcBorders>
              <w:top w:color="000000" w:space="0" w:sz="0" w:val="nil"/>
              <w:bottom w:color="000000" w:space="0" w:sz="0" w:val="nil"/>
            </w:tcBorders>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venture capitalist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conceptualist</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small scale business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insurance provider</w:t>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arbitrage serves as a curated platform for entrepreneurs to showcase their business ideas and startup to access vital funding.</w:t>
            </w:r>
            <w:r w:rsidDel="00000000" w:rsidR="00000000" w:rsidRPr="00000000">
              <w:rPr>
                <w:rtl w:val="0"/>
              </w:rPr>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8">
            <w:pPr>
              <w:widowControl w:val="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It facilitate connection between visionary entrepreneurs and venture capitalists.</w:t>
            </w:r>
            <w:r w:rsidDel="00000000" w:rsidR="00000000" w:rsidRPr="00000000">
              <w:rPr>
                <w:rtl w:val="0"/>
              </w:rPr>
            </w:r>
          </w:p>
        </w:tc>
        <w:tc>
          <w:tcPr>
            <w:tcBorders>
              <w:top w:color="000000" w:space="0" w:sz="0" w:val="nil"/>
              <w:bottom w:color="221f1f" w:space="0" w:sz="8" w:val="single"/>
            </w:tcBorders>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8" w:hRule="atLeast"/>
          <w:tblHeader w:val="0"/>
        </w:trPr>
        <w:tc>
          <w:tcPr>
            <w:tcBorders>
              <w:top w:color="000000" w:space="0" w:sz="0" w:val="nil"/>
              <w:right w:color="000000" w:space="0" w:sz="0" w:val="nil"/>
            </w:tcBorders>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top w:color="221f1f" w:space="0" w:sz="8" w:val="single"/>
              <w:left w:color="000000" w:space="0" w:sz="0" w:val="nil"/>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bl>
    <w:p w:rsidR="00000000" w:rsidDel="00000000" w:rsidP="00000000" w:rsidRDefault="00000000" w:rsidRPr="00000000" w14:paraId="000003B1">
      <w:pPr>
        <w:rPr>
          <w:sz w:val="4"/>
          <w:szCs w:val="4"/>
        </w:rPr>
        <w:sectPr>
          <w:headerReference r:id="rId130" w:type="default"/>
          <w:type w:val="nextPage"/>
          <w:pgSz w:h="11920" w:w="15890" w:orient="landscape"/>
          <w:pgMar w:bottom="280" w:top="1440" w:left="1000" w:right="1100" w:header="1127" w:footer="0"/>
        </w:sect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48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9">
      <w:pPr>
        <w:pStyle w:val="Heading1"/>
        <w:spacing w:before="121" w:line="235" w:lineRule="auto"/>
        <w:ind w:left="7274" w:right="100" w:hanging="272.00000000000045"/>
        <w:jc w:val="right"/>
        <w:rPr>
          <w:rFonts w:ascii="Impact" w:cs="Impact" w:eastAsia="Impact" w:hAnsi="Impact"/>
          <w:sz w:val="100"/>
          <w:szCs w:val="100"/>
        </w:rPr>
        <w:sectPr>
          <w:headerReference r:id="rId131" w:type="default"/>
          <w:type w:val="nextPage"/>
          <w:pgSz w:h="15890" w:w="11920" w:orient="portrait"/>
          <w:pgMar w:bottom="280" w:top="1500" w:left="1020" w:right="1020" w:header="0" w:footer="0"/>
        </w:sectPr>
      </w:pPr>
      <w:r w:rsidDel="00000000" w:rsidR="00000000" w:rsidRPr="00000000">
        <w:rPr>
          <w:rFonts w:ascii="Impact" w:cs="Impact" w:eastAsia="Impact" w:hAnsi="Impact"/>
          <w:color w:val="903e97"/>
          <w:sz w:val="100"/>
          <w:szCs w:val="100"/>
          <w:rtl w:val="0"/>
        </w:rPr>
        <w:t xml:space="preserve">EVOLVE PHASE</w:t>
      </w:r>
      <w:r w:rsidDel="00000000" w:rsidR="00000000" w:rsidRPr="00000000">
        <w:rPr>
          <w:rtl w:val="0"/>
        </w:rPr>
      </w:r>
    </w:p>
    <w:p w:rsidR="00000000" w:rsidDel="00000000" w:rsidP="00000000" w:rsidRDefault="00000000" w:rsidRPr="00000000" w14:paraId="000003BA">
      <w:pPr>
        <w:pStyle w:val="Heading3"/>
        <w:spacing w:before="19" w:lineRule="auto"/>
        <w:ind w:left="120" w:firstLine="0"/>
        <w:rPr/>
      </w:pPr>
      <w:r w:rsidDel="00000000" w:rsidR="00000000" w:rsidRPr="00000000">
        <w:rPr>
          <w:color w:val="221f1f"/>
          <w:rtl w:val="0"/>
        </w:rPr>
        <w:t xml:space="preserve">STRATEGIC REQUIREMENT TEMPLATE</w:t>
      </w: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1"/>
        <w:tblW w:w="9618.0" w:type="dxa"/>
        <w:jc w:val="left"/>
        <w:tblInd w:w="118.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945"/>
        <w:gridCol w:w="2225"/>
        <w:gridCol w:w="2223"/>
        <w:gridCol w:w="2225"/>
        <w:tblGridChange w:id="0">
          <w:tblGrid>
            <w:gridCol w:w="2945"/>
            <w:gridCol w:w="2225"/>
            <w:gridCol w:w="2223"/>
            <w:gridCol w:w="2225"/>
          </w:tblGrid>
        </w:tblGridChange>
      </w:tblGrid>
      <w:tr>
        <w:trPr>
          <w:cantSplit w:val="0"/>
          <w:trHeight w:val="1353" w:hRule="atLeast"/>
          <w:tblHeader w:val="0"/>
        </w:trPr>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Strategic Requirements</w:t>
            </w:r>
            <w:r w:rsidDel="00000000" w:rsidR="00000000" w:rsidRPr="00000000">
              <w:rPr>
                <w:rtl w:val="0"/>
              </w:rPr>
            </w:r>
          </w:p>
        </w:tc>
        <w:tc>
          <w:tcPr>
            <w:gridSpan w:val="3"/>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The Big Idea or the Idea Concept (Main Solution to be delivered)</w:t>
            </w:r>
            <w:r w:rsidDel="00000000" w:rsidR="00000000" w:rsidRPr="00000000">
              <w:rPr>
                <w:rtl w:val="0"/>
              </w:rPr>
            </w:r>
          </w:p>
        </w:tc>
      </w:tr>
      <w:tr>
        <w:trPr>
          <w:cantSplit w:val="0"/>
          <w:trHeight w:val="1350" w:hRule="atLeast"/>
          <w:tblHeader w:val="0"/>
        </w:trPr>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6" w:right="6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Key Solution Components of the Big Idea</w:t>
            </w:r>
            <w:r w:rsidDel="00000000" w:rsidR="00000000" w:rsidRPr="00000000">
              <w:rPr>
                <w:rtl w:val="0"/>
              </w:rPr>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Market Data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Aggregator</w:t>
            </w: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Arbitrage opportunity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detection </w:t>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Trade Execution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w:t>
            </w:r>
          </w:p>
        </w:tc>
      </w:tr>
      <w:tr>
        <w:trPr>
          <w:cantSplit w:val="0"/>
          <w:trHeight w:val="1675" w:hRule="atLeast"/>
          <w:tblHeader w:val="0"/>
        </w:trPr>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54" w:lineRule="auto"/>
              <w:ind w:left="86" w:right="50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Capabilities Required to Deliver this Solution Component</w:t>
            </w:r>
            <w:r w:rsidDel="00000000" w:rsidR="00000000" w:rsidRPr="00000000">
              <w:rPr>
                <w:rtl w:val="0"/>
              </w:rPr>
            </w:r>
          </w:p>
        </w:tc>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Aggregation and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w:t>
            </w:r>
            <w:r w:rsidDel="00000000" w:rsidR="00000000" w:rsidRPr="00000000">
              <w:rPr>
                <w:rtl w:val="0"/>
              </w:rPr>
            </w:r>
          </w:p>
        </w:tc>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Alerts and Notification</w:t>
            </w:r>
            <w:r w:rsidDel="00000000" w:rsidR="00000000" w:rsidRPr="00000000">
              <w:rPr>
                <w:rtl w:val="0"/>
              </w:rPr>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Customization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options </w:t>
            </w:r>
          </w:p>
        </w:tc>
      </w:tr>
      <w:tr>
        <w:trPr>
          <w:cantSplit w:val="0"/>
          <w:trHeight w:val="1756" w:hRule="atLeast"/>
          <w:tblHeader w:val="0"/>
        </w:trPr>
        <w:tc>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6" w:right="27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Current Organizational Assets &amp; capabilities to be Leveraged</w:t>
            </w:r>
            <w:r w:rsidDel="00000000" w:rsidR="00000000" w:rsidRPr="00000000">
              <w:rPr>
                <w:rtl w:val="0"/>
              </w:rPr>
            </w:r>
          </w:p>
        </w:tc>
        <w:tc>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Technical Expertise</w:t>
            </w:r>
            <w:r w:rsidDel="00000000" w:rsidR="00000000" w:rsidRPr="00000000">
              <w:rPr>
                <w:rtl w:val="0"/>
              </w:rPr>
            </w:r>
          </w:p>
        </w:tc>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Resources </w:t>
            </w:r>
          </w:p>
        </w:tc>
        <w:tc>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and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w:t>
            </w:r>
          </w:p>
        </w:tc>
      </w:tr>
      <w:tr>
        <w:trPr>
          <w:cantSplit w:val="0"/>
          <w:trHeight w:val="1753" w:hRule="atLeast"/>
          <w:tblHeader w:val="0"/>
        </w:trPr>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6" w:right="64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Development Strategy to develop this capability (if needed)</w:t>
            </w:r>
            <w:r w:rsidDel="00000000" w:rsidR="00000000" w:rsidRPr="00000000">
              <w:rPr>
                <w:rtl w:val="0"/>
              </w:rPr>
            </w:r>
          </w:p>
        </w:tc>
        <w:tc>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 your vision</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goals</w:t>
            </w:r>
            <w:r w:rsidDel="00000000" w:rsidR="00000000" w:rsidRPr="00000000">
              <w:rPr>
                <w:rtl w:val="0"/>
              </w:rPr>
            </w:r>
          </w:p>
        </w:tc>
        <w:tc>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Technology Stack</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Selection</w:t>
            </w:r>
          </w:p>
        </w:tc>
        <w:tc>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Prototype and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MVP development</w:t>
            </w:r>
          </w:p>
        </w:tc>
      </w:tr>
      <w:tr>
        <w:trPr>
          <w:cantSplit w:val="0"/>
          <w:trHeight w:val="1353" w:hRule="atLeast"/>
          <w:tblHeader w:val="0"/>
        </w:trPr>
        <w:tc>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6" w:right="25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Requirements and cost to develop (high / med / low)</w:t>
            </w:r>
            <w:r w:rsidDel="00000000" w:rsidR="00000000" w:rsidRPr="00000000">
              <w:rPr>
                <w:rtl w:val="0"/>
              </w:rPr>
            </w:r>
          </w:p>
        </w:tc>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High:Real-time data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feeds multiple exchanges.</w:t>
            </w:r>
            <w:r w:rsidDel="00000000" w:rsidR="00000000" w:rsidRPr="00000000">
              <w:rPr>
                <w:rtl w:val="0"/>
              </w:rPr>
            </w:r>
          </w:p>
        </w:tc>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Med:Real-time data feeds from a limited number of exchanges.</w:t>
            </w:r>
            <w:r w:rsidDel="00000000" w:rsidR="00000000" w:rsidRPr="00000000">
              <w:rPr>
                <w:rtl w:val="0"/>
              </w:rPr>
            </w:r>
          </w:p>
        </w:tc>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Low:Support for a Single market or asset class. </w:t>
            </w:r>
            <w:r w:rsidDel="00000000" w:rsidR="00000000" w:rsidRPr="00000000">
              <w:rPr>
                <w:rtl w:val="0"/>
              </w:rPr>
            </w:r>
          </w:p>
        </w:tc>
      </w:tr>
      <w:tr>
        <w:trPr>
          <w:cantSplit w:val="0"/>
          <w:trHeight w:val="1753" w:hRule="atLeast"/>
          <w:tblHeader w:val="0"/>
        </w:trPr>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54" w:lineRule="auto"/>
              <w:ind w:left="86" w:right="93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External Sources of Expertise (potential partnership)</w:t>
            </w:r>
            <w:r w:rsidDel="00000000" w:rsidR="00000000" w:rsidRPr="00000000">
              <w:rPr>
                <w:rtl w:val="0"/>
              </w:rPr>
            </w:r>
          </w:p>
        </w:tc>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Providers </w:t>
            </w:r>
            <w:r w:rsidDel="00000000" w:rsidR="00000000" w:rsidRPr="00000000">
              <w:rPr>
                <w:rtl w:val="0"/>
              </w:rPr>
            </w:r>
          </w:p>
        </w:tc>
        <w:tc>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Regulatory Consultants </w:t>
            </w:r>
            <w:r w:rsidDel="00000000" w:rsidR="00000000" w:rsidRPr="00000000">
              <w:rPr>
                <w:rtl w:val="0"/>
              </w:rPr>
            </w:r>
          </w:p>
        </w:tc>
        <w:tc>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Compliance services</w:t>
            </w:r>
            <w:r w:rsidDel="00000000" w:rsidR="00000000" w:rsidRPr="00000000">
              <w:rPr>
                <w:rtl w:val="0"/>
              </w:rPr>
            </w:r>
          </w:p>
        </w:tc>
      </w:tr>
    </w:tbl>
    <w:p w:rsidR="00000000" w:rsidDel="00000000" w:rsidP="00000000" w:rsidRDefault="00000000" w:rsidRPr="00000000" w14:paraId="000003E4">
      <w:pPr>
        <w:rPr/>
        <w:sectPr>
          <w:headerReference r:id="rId132" w:type="default"/>
          <w:type w:val="nextPage"/>
          <w:pgSz w:h="15890" w:w="11920" w:orient="portrait"/>
          <w:pgMar w:bottom="280" w:top="1120" w:left="1020" w:right="1020" w:header="0" w:footer="0"/>
        </w:sectPr>
      </w:pPr>
      <w:r w:rsidDel="00000000" w:rsidR="00000000" w:rsidRPr="00000000">
        <w:rPr>
          <w:rtl w:val="0"/>
        </w:rPr>
      </w:r>
    </w:p>
    <w:p w:rsidR="00000000" w:rsidDel="00000000" w:rsidP="00000000" w:rsidRDefault="00000000" w:rsidRPr="00000000" w14:paraId="000003E5">
      <w:pPr>
        <w:spacing w:before="10" w:lineRule="auto"/>
        <w:ind w:left="120" w:firstLine="0"/>
        <w:rPr>
          <w:b w:val="1"/>
          <w:sz w:val="32"/>
          <w:szCs w:val="32"/>
        </w:rPr>
      </w:pPr>
      <w:r w:rsidDel="00000000" w:rsidR="00000000" w:rsidRPr="00000000">
        <w:rPr>
          <w:b w:val="1"/>
          <w:color w:val="221f1f"/>
          <w:sz w:val="32"/>
          <w:szCs w:val="32"/>
          <w:rtl w:val="0"/>
        </w:rPr>
        <w:t xml:space="preserve">EVOLVING THE PROCESS FOR DELIVERY</w:t>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2"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2"/>
        <w:tblW w:w="13597.0" w:type="dxa"/>
        <w:jc w:val="left"/>
        <w:tblInd w:w="122.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444"/>
        <w:gridCol w:w="1755"/>
        <w:gridCol w:w="1879"/>
        <w:gridCol w:w="1879"/>
        <w:gridCol w:w="1882"/>
        <w:gridCol w:w="1879"/>
        <w:gridCol w:w="1879"/>
        <w:tblGridChange w:id="0">
          <w:tblGrid>
            <w:gridCol w:w="2444"/>
            <w:gridCol w:w="1755"/>
            <w:gridCol w:w="1879"/>
            <w:gridCol w:w="1879"/>
            <w:gridCol w:w="1882"/>
            <w:gridCol w:w="1879"/>
            <w:gridCol w:w="1879"/>
          </w:tblGrid>
        </w:tblGridChange>
      </w:tblGrid>
      <w:tr>
        <w:trPr>
          <w:cantSplit w:val="0"/>
          <w:trHeight w:val="1293" w:hRule="atLeast"/>
          <w:tblHeader w:val="0"/>
        </w:trPr>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3" w:right="111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Key Solution Component</w:t>
            </w:r>
            <w:r w:rsidDel="00000000" w:rsidR="00000000" w:rsidRPr="00000000">
              <w:rPr>
                <w:rtl w:val="0"/>
              </w:rPr>
            </w:r>
          </w:p>
        </w:tc>
        <w:tc>
          <w:tcPr>
            <w:gridSpan w:val="6"/>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Workflow / Process Needed to Implement the Solution</w:t>
            </w:r>
            <w:r w:rsidDel="00000000" w:rsidR="00000000" w:rsidRPr="00000000">
              <w:rPr>
                <w:rtl w:val="0"/>
              </w:rPr>
            </w:r>
          </w:p>
        </w:tc>
      </w:tr>
      <w:tr>
        <w:trPr>
          <w:cantSplit w:val="0"/>
          <w:trHeight w:val="1384" w:hRule="atLeast"/>
          <w:tblHeader w:val="0"/>
        </w:trPr>
        <w:tc>
          <w:tcPr>
            <w:vMerge w:val="restart"/>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3" w:right="41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(Input Your Solution Component 1)</w:t>
            </w:r>
            <w:r w:rsidDel="00000000" w:rsidR="00000000" w:rsidRPr="00000000">
              <w:rPr>
                <w:rtl w:val="0"/>
              </w:rPr>
            </w:r>
          </w:p>
        </w:tc>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3" w:right="77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Process1 (Header)</w:t>
            </w:r>
            <w:r w:rsidDel="00000000" w:rsidR="00000000" w:rsidRPr="00000000">
              <w:rPr>
                <w:rtl w:val="0"/>
              </w:rPr>
            </w:r>
          </w:p>
        </w:tc>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3" w:right="90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Process2 (Header)</w:t>
            </w:r>
            <w:r w:rsidDel="00000000" w:rsidR="00000000" w:rsidRPr="00000000">
              <w:rPr>
                <w:rtl w:val="0"/>
              </w:rPr>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3" w:right="90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Process3 (Header)</w:t>
            </w:r>
            <w:r w:rsidDel="00000000" w:rsidR="00000000" w:rsidRPr="00000000">
              <w:rPr>
                <w:rtl w:val="0"/>
              </w:rPr>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4" w:right="90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Process4 (Header)</w:t>
            </w:r>
            <w:r w:rsidDel="00000000" w:rsidR="00000000" w:rsidRPr="00000000">
              <w:rPr>
                <w:rtl w:val="0"/>
              </w:rPr>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4" w:right="90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Process5 (Header)</w:t>
            </w:r>
            <w:r w:rsidDel="00000000" w:rsidR="00000000" w:rsidRPr="00000000">
              <w:rPr>
                <w:rtl w:val="0"/>
              </w:rPr>
            </w:r>
          </w:p>
        </w:tc>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4" w:right="90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Process6 (Header)</w:t>
            </w:r>
            <w:r w:rsidDel="00000000" w:rsidR="00000000" w:rsidRPr="00000000">
              <w:rPr>
                <w:rtl w:val="0"/>
              </w:rPr>
            </w:r>
          </w:p>
        </w:tc>
      </w:tr>
      <w:tr>
        <w:trPr>
          <w:cantSplit w:val="0"/>
          <w:trHeight w:val="750" w:hRule="atLeast"/>
          <w:tblHeader w:val="0"/>
        </w:trPr>
        <w:tc>
          <w:tcPr>
            <w:vMerge w:val="continue"/>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3" w:right="36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Process1(De- scription)</w:t>
            </w:r>
            <w:r w:rsidDel="00000000" w:rsidR="00000000" w:rsidRPr="00000000">
              <w:rPr>
                <w:rtl w:val="0"/>
              </w:rPr>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3" w:right="53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 2 (Description)</w:t>
            </w:r>
            <w:r w:rsidDel="00000000" w:rsidR="00000000" w:rsidRPr="00000000">
              <w:rPr>
                <w:rtl w:val="0"/>
              </w:rPr>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3" w:right="53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 3 (Description)</w:t>
            </w:r>
            <w:r w:rsidDel="00000000" w:rsidR="00000000" w:rsidRPr="00000000">
              <w:rPr>
                <w:rtl w:val="0"/>
              </w:rPr>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4" w:right="53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 4 (Description)</w:t>
            </w:r>
            <w:r w:rsidDel="00000000" w:rsidR="00000000" w:rsidRPr="00000000">
              <w:rPr>
                <w:rtl w:val="0"/>
              </w:rPr>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4" w:right="53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 5 (Description)</w:t>
            </w:r>
            <w:r w:rsidDel="00000000" w:rsidR="00000000" w:rsidRPr="00000000">
              <w:rPr>
                <w:rtl w:val="0"/>
              </w:rPr>
            </w:r>
          </w:p>
        </w:tc>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4" w:right="53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Process 6 (Description)</w:t>
            </w:r>
            <w:r w:rsidDel="00000000" w:rsidR="00000000" w:rsidRPr="00000000">
              <w:rPr>
                <w:rtl w:val="0"/>
              </w:rPr>
            </w:r>
          </w:p>
        </w:tc>
      </w:tr>
      <w:tr>
        <w:trPr>
          <w:cantSplit w:val="0"/>
          <w:trHeight w:val="960" w:hRule="atLeast"/>
          <w:tblHeader w:val="0"/>
        </w:trPr>
        <w:tc>
          <w:tcPr>
            <w:vMerge w:val="restart"/>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4" w:lineRule="auto"/>
              <w:ind w:left="83" w:right="41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(Input Your Solution Component 2)</w:t>
            </w:r>
            <w:r w:rsidDel="00000000" w:rsidR="00000000" w:rsidRPr="00000000">
              <w:rPr>
                <w:rtl w:val="0"/>
              </w:rPr>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0" w:hRule="atLeast"/>
          <w:tblHeader w:val="0"/>
        </w:trPr>
        <w:tc>
          <w:tcPr>
            <w:vMerge w:val="continue"/>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36" w:hRule="atLeast"/>
          <w:tblHeader w:val="0"/>
        </w:trPr>
        <w:tc>
          <w:tcPr>
            <w:vMerge w:val="restart"/>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3" w:right="41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(Input Your Solution Component 3)</w:t>
            </w:r>
            <w:r w:rsidDel="00000000" w:rsidR="00000000" w:rsidRPr="00000000">
              <w:rPr>
                <w:rtl w:val="0"/>
              </w:rPr>
            </w:r>
          </w:p>
        </w:tc>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0" w:hRule="atLeast"/>
          <w:tblHeader w:val="0"/>
        </w:trPr>
        <w:tc>
          <w:tcPr>
            <w:vMerge w:val="continue"/>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83" w:hRule="atLeast"/>
          <w:tblHeader w:val="0"/>
        </w:trPr>
        <w:tc>
          <w:tcPr>
            <w:vMerge w:val="restart"/>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3" w:right="41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(Input Your Solution Component 4)</w:t>
            </w:r>
            <w:r w:rsidDel="00000000" w:rsidR="00000000" w:rsidRPr="00000000">
              <w:rPr>
                <w:rtl w:val="0"/>
              </w:rPr>
            </w:r>
          </w:p>
        </w:tc>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3" w:hRule="atLeast"/>
          <w:tblHeader w:val="0"/>
        </w:trPr>
        <w:tc>
          <w:tcPr>
            <w:vMerge w:val="continue"/>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26">
      <w:pPr>
        <w:rPr/>
        <w:sectPr>
          <w:headerReference r:id="rId133" w:type="default"/>
          <w:type w:val="nextPage"/>
          <w:pgSz w:h="11920" w:w="15890" w:orient="landscape"/>
          <w:pgMar w:bottom="280" w:top="1040" w:left="1020" w:right="1020" w:header="0" w:footer="0"/>
        </w:sectPr>
      </w:pPr>
      <w:r w:rsidDel="00000000" w:rsidR="00000000" w:rsidRPr="00000000">
        <w:rPr>
          <w:rtl w:val="0"/>
        </w:rPr>
      </w:r>
    </w:p>
    <w:p w:rsidR="00000000" w:rsidDel="00000000" w:rsidP="00000000" w:rsidRDefault="00000000" w:rsidRPr="00000000" w14:paraId="00000427">
      <w:pPr>
        <w:pStyle w:val="Heading3"/>
        <w:spacing w:before="13" w:lineRule="auto"/>
        <w:ind w:left="120" w:firstLine="0"/>
        <w:rPr/>
      </w:pPr>
      <w:r w:rsidDel="00000000" w:rsidR="00000000" w:rsidRPr="00000000">
        <w:rPr>
          <w:color w:val="221f1f"/>
          <w:rtl w:val="0"/>
        </w:rPr>
        <w:t xml:space="preserve">IMPACT EVALUATION INDICATORS</w:t>
      </w: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48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23"/>
        <w:tblW w:w="9628.0" w:type="dxa"/>
        <w:jc w:val="left"/>
        <w:tblInd w:w="118.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3209"/>
        <w:gridCol w:w="3209"/>
        <w:gridCol w:w="3210"/>
        <w:tblGridChange w:id="0">
          <w:tblGrid>
            <w:gridCol w:w="3209"/>
            <w:gridCol w:w="3209"/>
            <w:gridCol w:w="3210"/>
          </w:tblGrid>
        </w:tblGridChange>
      </w:tblGrid>
      <w:tr>
        <w:trPr>
          <w:cantSplit w:val="0"/>
          <w:trHeight w:val="1501" w:hRule="atLeast"/>
          <w:tblHeader w:val="0"/>
        </w:trPr>
        <w:tc>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Criteria</w:t>
            </w:r>
            <w:r w:rsidDel="00000000" w:rsidR="00000000" w:rsidRPr="00000000">
              <w:rPr>
                <w:rtl w:val="0"/>
              </w:rPr>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Indicators &amp; Measurement</w:t>
            </w:r>
            <w:r w:rsidDel="00000000" w:rsidR="00000000" w:rsidRPr="00000000">
              <w:rPr>
                <w:rtl w:val="0"/>
              </w:rPr>
            </w:r>
          </w:p>
        </w:tc>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7"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Stakeholders</w:t>
            </w:r>
            <w:r w:rsidDel="00000000" w:rsidR="00000000" w:rsidRPr="00000000">
              <w:rPr>
                <w:rtl w:val="0"/>
              </w:rPr>
            </w:r>
          </w:p>
        </w:tc>
      </w:tr>
      <w:tr>
        <w:trPr>
          <w:cantSplit w:val="0"/>
          <w:trHeight w:val="2928" w:hRule="atLeast"/>
          <w:tblHeader w:val="0"/>
        </w:trPr>
        <w:tc>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Social Value Creation</w:t>
            </w:r>
            <w:r w:rsidDel="00000000" w:rsidR="00000000" w:rsidRPr="00000000">
              <w:rPr>
                <w:rtl w:val="0"/>
              </w:rPr>
            </w:r>
          </w:p>
        </w:tc>
        <w:tc>
          <w:tcPr/>
          <w:p w:rsidR="00000000" w:rsidDel="00000000" w:rsidP="00000000" w:rsidRDefault="00000000" w:rsidRPr="00000000" w14:paraId="0000042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23"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Financial literacy and Education.</w:t>
            </w:r>
            <w:r w:rsidDel="00000000" w:rsidR="00000000" w:rsidRPr="00000000">
              <w:rPr>
                <w:rtl w:val="0"/>
              </w:rPr>
            </w:r>
          </w:p>
          <w:p w:rsidR="00000000" w:rsidDel="00000000" w:rsidP="00000000" w:rsidRDefault="00000000" w:rsidRPr="00000000" w14:paraId="0000042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Risk Management and Responsible Trading.</w:t>
            </w:r>
            <w:r w:rsidDel="00000000" w:rsidR="00000000" w:rsidRPr="00000000">
              <w:rPr>
                <w:rtl w:val="0"/>
              </w:rPr>
            </w:r>
          </w:p>
        </w:tc>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1.Venture Capitalist </w:t>
            </w: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720"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2.Conceptualist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720"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3.Small scale Business</w:t>
            </w:r>
          </w:p>
        </w:tc>
      </w:tr>
      <w:tr>
        <w:trPr>
          <w:cantSplit w:val="0"/>
          <w:trHeight w:val="2783" w:hRule="atLeast"/>
          <w:tblHeader w:val="0"/>
        </w:trPr>
        <w:tc>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Stakeholder Satisfaction</w:t>
            </w:r>
            <w:r w:rsidDel="00000000" w:rsidR="00000000" w:rsidRPr="00000000">
              <w:rPr>
                <w:rtl w:val="0"/>
              </w:rPr>
            </w:r>
          </w:p>
        </w:tc>
        <w:tc>
          <w:tcPr/>
          <w:p w:rsidR="00000000" w:rsidDel="00000000" w:rsidP="00000000" w:rsidRDefault="00000000" w:rsidRPr="00000000" w14:paraId="0000043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23"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User testimonials.</w:t>
            </w:r>
            <w:r w:rsidDel="00000000" w:rsidR="00000000" w:rsidRPr="00000000">
              <w:rPr>
                <w:rtl w:val="0"/>
              </w:rPr>
            </w:r>
          </w:p>
          <w:p w:rsidR="00000000" w:rsidDel="00000000" w:rsidP="00000000" w:rsidRDefault="00000000" w:rsidRPr="00000000" w14:paraId="0000043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Investor Feedback.</w:t>
            </w:r>
          </w:p>
          <w:p w:rsidR="00000000" w:rsidDel="00000000" w:rsidP="00000000" w:rsidRDefault="00000000" w:rsidRPr="00000000" w14:paraId="0000043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libri" w:cs="Calibri" w:eastAsia="Calibri" w:hAnsi="Calibri"/>
                <w:color w:val="221f1f"/>
                <w:u w:val="none"/>
              </w:rPr>
            </w:pPr>
            <w:r w:rsidDel="00000000" w:rsidR="00000000" w:rsidRPr="00000000">
              <w:rPr>
                <w:rFonts w:ascii="Calibri" w:cs="Calibri" w:eastAsia="Calibri" w:hAnsi="Calibri"/>
                <w:color w:val="221f1f"/>
                <w:rtl w:val="0"/>
              </w:rPr>
              <w:t xml:space="preserve">Professional development .</w:t>
            </w:r>
          </w:p>
          <w:p w:rsidR="00000000" w:rsidDel="00000000" w:rsidP="00000000" w:rsidRDefault="00000000" w:rsidRPr="00000000" w14:paraId="0000043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Calibri" w:cs="Calibri" w:eastAsia="Calibri" w:hAnsi="Calibri"/>
                <w:color w:val="221f1f"/>
                <w:u w:val="none"/>
              </w:rPr>
            </w:pPr>
            <w:r w:rsidDel="00000000" w:rsidR="00000000" w:rsidRPr="00000000">
              <w:rPr>
                <w:rFonts w:ascii="Calibri" w:cs="Calibri" w:eastAsia="Calibri" w:hAnsi="Calibri"/>
                <w:color w:val="221f1f"/>
                <w:rtl w:val="0"/>
              </w:rPr>
              <w:t xml:space="preserve">Communication.</w:t>
            </w:r>
          </w:p>
        </w:tc>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447" w:right="0" w:firstLine="0"/>
              <w:jc w:val="left"/>
              <w:rPr>
                <w:rFonts w:ascii="Calibri" w:cs="Calibri" w:eastAsia="Calibri" w:hAnsi="Calibri"/>
                <w:color w:val="221f1f"/>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1</w:t>
            </w:r>
            <w:r w:rsidDel="00000000" w:rsidR="00000000" w:rsidRPr="00000000">
              <w:rPr>
                <w:rFonts w:ascii="Calibri" w:cs="Calibri" w:eastAsia="Calibri" w:hAnsi="Calibri"/>
                <w:color w:val="221f1f"/>
                <w:rtl w:val="0"/>
              </w:rPr>
              <w:t xml:space="preserve">.Venture Capitalist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Calibri" w:cs="Calibri" w:eastAsia="Calibri" w:hAnsi="Calibri"/>
                <w:color w:val="221f1f"/>
              </w:rPr>
            </w:pPr>
            <w:r w:rsidDel="00000000" w:rsidR="00000000" w:rsidRPr="00000000">
              <w:rPr>
                <w:rFonts w:ascii="Calibri" w:cs="Calibri" w:eastAsia="Calibri" w:hAnsi="Calibri"/>
                <w:rtl w:val="0"/>
              </w:rPr>
              <w:t xml:space="preserve">        2.</w:t>
            </w:r>
            <w:r w:rsidDel="00000000" w:rsidR="00000000" w:rsidRPr="00000000">
              <w:rPr>
                <w:rFonts w:ascii="Calibri" w:cs="Calibri" w:eastAsia="Calibri" w:hAnsi="Calibri"/>
                <w:color w:val="221f1f"/>
                <w:rtl w:val="0"/>
              </w:rPr>
              <w:t xml:space="preserve">Conceptualist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        3.Small scale Business</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81" w:hRule="atLeast"/>
          <w:tblHeader w:val="0"/>
        </w:trPr>
        <w:tc>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Solution Sustainability</w:t>
            </w:r>
            <w:r w:rsidDel="00000000" w:rsidR="00000000" w:rsidRPr="00000000">
              <w:rPr>
                <w:rtl w:val="0"/>
              </w:rPr>
            </w:r>
          </w:p>
        </w:tc>
        <w:tc>
          <w:tcPr/>
          <w:p w:rsidR="00000000" w:rsidDel="00000000" w:rsidP="00000000" w:rsidRDefault="00000000" w:rsidRPr="00000000" w14:paraId="0000043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23"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Continuous Development and Innovation. </w:t>
            </w:r>
            <w:r w:rsidDel="00000000" w:rsidR="00000000" w:rsidRPr="00000000">
              <w:rPr>
                <w:rtl w:val="0"/>
              </w:rPr>
            </w:r>
          </w:p>
          <w:p w:rsidR="00000000" w:rsidDel="00000000" w:rsidP="00000000" w:rsidRDefault="00000000" w:rsidRPr="00000000" w14:paraId="0000043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Risk Management and Security.</w:t>
            </w:r>
          </w:p>
          <w:p w:rsidR="00000000" w:rsidDel="00000000" w:rsidP="00000000" w:rsidRDefault="00000000" w:rsidRPr="00000000" w14:paraId="0000043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Data Reliability. </w:t>
            </w:r>
            <w:r w:rsidDel="00000000" w:rsidR="00000000" w:rsidRPr="00000000">
              <w:rPr>
                <w:rtl w:val="0"/>
              </w:rPr>
            </w:r>
          </w:p>
        </w:tc>
        <w:tc>
          <w:tcPr/>
          <w:p w:rsidR="00000000" w:rsidDel="00000000" w:rsidP="00000000" w:rsidRDefault="00000000" w:rsidRPr="00000000" w14:paraId="0000043F">
            <w:pPr>
              <w:widowControl w:val="0"/>
              <w:spacing w:before="23" w:lineRule="auto"/>
              <w:ind w:left="447" w:firstLine="0"/>
              <w:rPr>
                <w:rFonts w:ascii="Calibri" w:cs="Calibri" w:eastAsia="Calibri" w:hAnsi="Calibri"/>
                <w:color w:val="221f1f"/>
              </w:rPr>
            </w:pPr>
            <w:r w:rsidDel="00000000" w:rsidR="00000000" w:rsidRPr="00000000">
              <w:rPr>
                <w:rFonts w:ascii="Calibri" w:cs="Calibri" w:eastAsia="Calibri" w:hAnsi="Calibri"/>
                <w:color w:val="221f1f"/>
                <w:rtl w:val="0"/>
              </w:rPr>
              <w:t xml:space="preserve">1.Venture Capitalist </w:t>
            </w:r>
          </w:p>
          <w:p w:rsidR="00000000" w:rsidDel="00000000" w:rsidP="00000000" w:rsidRDefault="00000000" w:rsidRPr="00000000" w14:paraId="00000440">
            <w:pPr>
              <w:widowControl w:val="0"/>
              <w:spacing w:before="23" w:lineRule="auto"/>
              <w:rPr>
                <w:rFonts w:ascii="Calibri" w:cs="Calibri" w:eastAsia="Calibri" w:hAnsi="Calibri"/>
                <w:color w:val="221f1f"/>
              </w:rPr>
            </w:pPr>
            <w:r w:rsidDel="00000000" w:rsidR="00000000" w:rsidRPr="00000000">
              <w:rPr>
                <w:rFonts w:ascii="Calibri" w:cs="Calibri" w:eastAsia="Calibri" w:hAnsi="Calibri"/>
                <w:rtl w:val="0"/>
              </w:rPr>
              <w:t xml:space="preserve">        2.</w:t>
            </w:r>
            <w:r w:rsidDel="00000000" w:rsidR="00000000" w:rsidRPr="00000000">
              <w:rPr>
                <w:rFonts w:ascii="Calibri" w:cs="Calibri" w:eastAsia="Calibri" w:hAnsi="Calibri"/>
                <w:color w:val="221f1f"/>
                <w:rtl w:val="0"/>
              </w:rPr>
              <w:t xml:space="preserve">Conceptualist </w:t>
            </w:r>
          </w:p>
          <w:p w:rsidR="00000000" w:rsidDel="00000000" w:rsidP="00000000" w:rsidRDefault="00000000" w:rsidRPr="00000000" w14:paraId="00000441">
            <w:pPr>
              <w:widowControl w:val="0"/>
              <w:spacing w:before="23" w:lineRule="auto"/>
              <w:rPr>
                <w:rFonts w:ascii="Calibri" w:cs="Calibri" w:eastAsia="Calibri" w:hAnsi="Calibri"/>
                <w:color w:val="221f1f"/>
              </w:rPr>
            </w:pPr>
            <w:r w:rsidDel="00000000" w:rsidR="00000000" w:rsidRPr="00000000">
              <w:rPr>
                <w:rFonts w:ascii="Calibri" w:cs="Calibri" w:eastAsia="Calibri" w:hAnsi="Calibri"/>
                <w:color w:val="221f1f"/>
                <w:rtl w:val="0"/>
              </w:rPr>
              <w:t xml:space="preserve">        3.Small scale Business</w:t>
            </w:r>
          </w:p>
          <w:p w:rsidR="00000000" w:rsidDel="00000000" w:rsidP="00000000" w:rsidRDefault="00000000" w:rsidRPr="00000000" w14:paraId="00000442">
            <w:pPr>
              <w:widowControl w:val="0"/>
              <w:spacing w:before="209" w:lineRule="auto"/>
              <w:rPr>
                <w:rFonts w:ascii="Calibri" w:cs="Calibri" w:eastAsia="Calibri" w:hAnsi="Calibri"/>
              </w:rPr>
            </w:pPr>
            <w:r w:rsidDel="00000000" w:rsidR="00000000" w:rsidRPr="00000000">
              <w:rPr>
                <w:rtl w:val="0"/>
              </w:rPr>
            </w:r>
          </w:p>
        </w:tc>
      </w:tr>
      <w:tr>
        <w:trPr>
          <w:cantSplit w:val="0"/>
          <w:trHeight w:val="2930" w:hRule="atLeast"/>
          <w:tblHeader w:val="0"/>
        </w:trPr>
        <w:tc>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Solution Scalability</w:t>
            </w:r>
            <w:r w:rsidDel="00000000" w:rsidR="00000000" w:rsidRPr="00000000">
              <w:rPr>
                <w:rtl w:val="0"/>
              </w:rPr>
            </w:r>
          </w:p>
        </w:tc>
        <w:tc>
          <w:tcPr/>
          <w:p w:rsidR="00000000" w:rsidDel="00000000" w:rsidP="00000000" w:rsidRDefault="00000000" w:rsidRPr="00000000" w14:paraId="0000044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25"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Modular Architecture.</w:t>
            </w:r>
            <w:r w:rsidDel="00000000" w:rsidR="00000000" w:rsidRPr="00000000">
              <w:rPr>
                <w:rtl w:val="0"/>
              </w:rPr>
            </w:r>
          </w:p>
          <w:p w:rsidR="00000000" w:rsidDel="00000000" w:rsidP="00000000" w:rsidRDefault="00000000" w:rsidRPr="00000000" w14:paraId="0000044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Cloud based Infrastructure.</w:t>
            </w:r>
          </w:p>
          <w:p w:rsidR="00000000" w:rsidDel="00000000" w:rsidP="00000000" w:rsidRDefault="00000000" w:rsidRPr="00000000" w14:paraId="0000044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rtl w:val="0"/>
              </w:rPr>
              <w:t xml:space="preserve">Scalable Algorithms. </w:t>
            </w:r>
            <w:r w:rsidDel="00000000" w:rsidR="00000000" w:rsidRPr="00000000">
              <w:rPr>
                <w:rtl w:val="0"/>
              </w:rPr>
            </w:r>
          </w:p>
        </w:tc>
        <w:tc>
          <w:tcPr/>
          <w:p w:rsidR="00000000" w:rsidDel="00000000" w:rsidP="00000000" w:rsidRDefault="00000000" w:rsidRPr="00000000" w14:paraId="00000447">
            <w:pPr>
              <w:widowControl w:val="0"/>
              <w:spacing w:before="23" w:lineRule="auto"/>
              <w:ind w:left="447" w:firstLine="0"/>
              <w:rPr>
                <w:rFonts w:ascii="Calibri" w:cs="Calibri" w:eastAsia="Calibri" w:hAnsi="Calibri"/>
                <w:color w:val="221f1f"/>
              </w:rPr>
            </w:pPr>
            <w:r w:rsidDel="00000000" w:rsidR="00000000" w:rsidRPr="00000000">
              <w:rPr>
                <w:rFonts w:ascii="Calibri" w:cs="Calibri" w:eastAsia="Calibri" w:hAnsi="Calibri"/>
                <w:color w:val="221f1f"/>
                <w:rtl w:val="0"/>
              </w:rPr>
              <w:t xml:space="preserve">1.Venture Capitalist </w:t>
            </w:r>
          </w:p>
          <w:p w:rsidR="00000000" w:rsidDel="00000000" w:rsidP="00000000" w:rsidRDefault="00000000" w:rsidRPr="00000000" w14:paraId="00000448">
            <w:pPr>
              <w:widowControl w:val="0"/>
              <w:spacing w:before="23" w:lineRule="auto"/>
              <w:rPr>
                <w:rFonts w:ascii="Calibri" w:cs="Calibri" w:eastAsia="Calibri" w:hAnsi="Calibri"/>
                <w:color w:val="221f1f"/>
              </w:rPr>
            </w:pPr>
            <w:r w:rsidDel="00000000" w:rsidR="00000000" w:rsidRPr="00000000">
              <w:rPr>
                <w:rFonts w:ascii="Calibri" w:cs="Calibri" w:eastAsia="Calibri" w:hAnsi="Calibri"/>
                <w:rtl w:val="0"/>
              </w:rPr>
              <w:t xml:space="preserve">        2.</w:t>
            </w:r>
            <w:r w:rsidDel="00000000" w:rsidR="00000000" w:rsidRPr="00000000">
              <w:rPr>
                <w:rFonts w:ascii="Calibri" w:cs="Calibri" w:eastAsia="Calibri" w:hAnsi="Calibri"/>
                <w:color w:val="221f1f"/>
                <w:rtl w:val="0"/>
              </w:rPr>
              <w:t xml:space="preserve">Conceptualist </w:t>
            </w:r>
          </w:p>
          <w:p w:rsidR="00000000" w:rsidDel="00000000" w:rsidP="00000000" w:rsidRDefault="00000000" w:rsidRPr="00000000" w14:paraId="00000449">
            <w:pPr>
              <w:widowControl w:val="0"/>
              <w:spacing w:before="23" w:lineRule="auto"/>
              <w:rPr>
                <w:rFonts w:ascii="Calibri" w:cs="Calibri" w:eastAsia="Calibri" w:hAnsi="Calibri"/>
                <w:color w:val="221f1f"/>
              </w:rPr>
            </w:pPr>
            <w:r w:rsidDel="00000000" w:rsidR="00000000" w:rsidRPr="00000000">
              <w:rPr>
                <w:rFonts w:ascii="Calibri" w:cs="Calibri" w:eastAsia="Calibri" w:hAnsi="Calibri"/>
                <w:color w:val="221f1f"/>
                <w:rtl w:val="0"/>
              </w:rPr>
              <w:t xml:space="preserve">        3.Small scale Business</w:t>
            </w:r>
          </w:p>
          <w:p w:rsidR="00000000" w:rsidDel="00000000" w:rsidP="00000000" w:rsidRDefault="00000000" w:rsidRPr="00000000" w14:paraId="0000044A">
            <w:pPr>
              <w:widowControl w:val="0"/>
              <w:spacing w:before="209"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44B">
      <w:pPr>
        <w:rPr/>
        <w:sectPr>
          <w:headerReference r:id="rId134" w:type="default"/>
          <w:type w:val="nextPage"/>
          <w:pgSz w:h="15890" w:w="11920" w:orient="portrait"/>
          <w:pgMar w:bottom="280" w:top="1040" w:left="1020" w:right="1040" w:header="0" w:footer="0"/>
        </w:sectPr>
      </w:pPr>
      <w:r w:rsidDel="00000000" w:rsidR="00000000" w:rsidRPr="00000000">
        <w:rPr>
          <w:rtl w:val="0"/>
        </w:rPr>
      </w:r>
    </w:p>
    <w:p w:rsidR="00000000" w:rsidDel="00000000" w:rsidP="00000000" w:rsidRDefault="00000000" w:rsidRPr="00000000" w14:paraId="0000044C">
      <w:pPr>
        <w:spacing w:before="10" w:lineRule="auto"/>
        <w:ind w:left="120" w:firstLine="0"/>
        <w:rPr>
          <w:b w:val="1"/>
          <w:sz w:val="32"/>
          <w:szCs w:val="32"/>
        </w:rPr>
      </w:pPr>
      <w:r w:rsidDel="00000000" w:rsidR="00000000" w:rsidRPr="00000000">
        <w:rPr>
          <w:b w:val="1"/>
          <w:color w:val="221f1f"/>
          <w:sz w:val="32"/>
          <w:szCs w:val="32"/>
          <w:rtl w:val="0"/>
        </w:rPr>
        <w:t xml:space="preserve">ACTION PLANNING TO ADVANCE THE DESIGN CHALLENGE PROJECT</w:t>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2"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4"/>
        <w:tblW w:w="13606.0" w:type="dxa"/>
        <w:jc w:val="left"/>
        <w:tblInd w:w="122.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194"/>
        <w:gridCol w:w="2372"/>
        <w:gridCol w:w="1997"/>
        <w:gridCol w:w="2252"/>
        <w:gridCol w:w="2583"/>
        <w:gridCol w:w="2208"/>
        <w:tblGridChange w:id="0">
          <w:tblGrid>
            <w:gridCol w:w="2194"/>
            <w:gridCol w:w="2372"/>
            <w:gridCol w:w="1997"/>
            <w:gridCol w:w="2252"/>
            <w:gridCol w:w="2583"/>
            <w:gridCol w:w="2208"/>
          </w:tblGrid>
        </w:tblGridChange>
      </w:tblGrid>
      <w:tr>
        <w:trPr>
          <w:cantSplit w:val="0"/>
          <w:trHeight w:val="334" w:hRule="atLeast"/>
          <w:tblHeader w:val="0"/>
        </w:trPr>
        <w:tc>
          <w:tcPr>
            <w:tcBorders>
              <w:bottom w:color="000000" w:space="0" w:sz="0" w:val="nil"/>
            </w:tcBorders>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Idea</w:t>
            </w:r>
            <w:r w:rsidDel="00000000" w:rsidR="00000000" w:rsidRPr="00000000">
              <w:rPr>
                <w:rtl w:val="0"/>
              </w:rPr>
            </w:r>
          </w:p>
        </w:tc>
        <w:tc>
          <w:tcPr>
            <w:tcBorders>
              <w:bottom w:color="000000" w:space="0" w:sz="0" w:val="nil"/>
            </w:tcBorders>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Objectives</w:t>
            </w:r>
            <w:r w:rsidDel="00000000" w:rsidR="00000000" w:rsidRPr="00000000">
              <w:rPr>
                <w:rtl w:val="0"/>
              </w:rPr>
            </w:r>
          </w:p>
        </w:tc>
        <w:tc>
          <w:tcPr>
            <w:tcBorders>
              <w:bottom w:color="000000" w:space="0" w:sz="0" w:val="nil"/>
            </w:tcBorders>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8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Responsibility</w:t>
            </w:r>
            <w:r w:rsidDel="00000000" w:rsidR="00000000" w:rsidRPr="00000000">
              <w:rPr>
                <w:rtl w:val="0"/>
              </w:rPr>
            </w:r>
          </w:p>
        </w:tc>
        <w:tc>
          <w:tcPr>
            <w:tcBorders>
              <w:bottom w:color="000000" w:space="0" w:sz="0" w:val="nil"/>
            </w:tcBorders>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8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Implementation</w:t>
            </w:r>
            <w:r w:rsidDel="00000000" w:rsidR="00000000" w:rsidRPr="00000000">
              <w:rPr>
                <w:rtl w:val="0"/>
              </w:rPr>
            </w:r>
          </w:p>
        </w:tc>
        <w:tc>
          <w:tcPr>
            <w:tcBorders>
              <w:bottom w:color="000000" w:space="0" w:sz="0" w:val="nil"/>
            </w:tcBorders>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Resources</w:t>
            </w:r>
            <w:r w:rsidDel="00000000" w:rsidR="00000000" w:rsidRPr="00000000">
              <w:rPr>
                <w:rtl w:val="0"/>
              </w:rPr>
            </w:r>
          </w:p>
        </w:tc>
        <w:tc>
          <w:tcPr>
            <w:tcBorders>
              <w:bottom w:color="000000" w:space="0" w:sz="0" w:val="nil"/>
            </w:tcBorders>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7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Completion</w:t>
            </w:r>
            <w:r w:rsidDel="00000000" w:rsidR="00000000" w:rsidRPr="00000000">
              <w:rPr>
                <w:rtl w:val="0"/>
              </w:rPr>
            </w:r>
          </w:p>
        </w:tc>
      </w:tr>
      <w:tr>
        <w:trPr>
          <w:cantSplit w:val="0"/>
          <w:trHeight w:val="300" w:hRule="atLeast"/>
          <w:tblHeader w:val="0"/>
        </w:trPr>
        <w:tc>
          <w:tcPr>
            <w:tcBorders>
              <w:top w:color="000000" w:space="0" w:sz="0" w:val="nil"/>
              <w:bottom w:color="000000" w:space="0" w:sz="0" w:val="nil"/>
            </w:tcBorders>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idea for</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Why is this idea</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Who will lead</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How will this be</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capability and</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When will this be</w:t>
            </w:r>
            <w:r w:rsidDel="00000000" w:rsidR="00000000" w:rsidRPr="00000000">
              <w:rPr>
                <w:rtl w:val="0"/>
              </w:rPr>
            </w:r>
          </w:p>
        </w:tc>
      </w:tr>
      <w:tr>
        <w:trPr>
          <w:cantSplit w:val="0"/>
          <w:trHeight w:val="303" w:hRule="atLeast"/>
          <w:tblHeader w:val="0"/>
        </w:trPr>
        <w:tc>
          <w:tcPr>
            <w:tcBorders>
              <w:top w:color="000000" w:space="0" w:sz="0" w:val="nil"/>
              <w:bottom w:color="000000" w:space="0" w:sz="0" w:val="nil"/>
            </w:tcBorders>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implementation</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important? Values and</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this?</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Implemented?</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resources are needed?</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completed?</w:t>
            </w:r>
            <w:r w:rsidDel="00000000" w:rsidR="00000000" w:rsidRPr="00000000">
              <w:rPr>
                <w:rtl w:val="0"/>
              </w:rPr>
            </w:r>
          </w:p>
        </w:tc>
      </w:tr>
      <w:tr>
        <w:trPr>
          <w:cantSplit w:val="0"/>
          <w:trHeight w:val="2791" w:hRule="atLeast"/>
          <w:tblHeader w:val="0"/>
        </w:trPr>
        <w:tc>
          <w:tcPr>
            <w:tcBorders>
              <w:top w:color="000000" w:space="0" w:sz="0" w:val="nil"/>
            </w:tcBorders>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benefits</w:t>
            </w:r>
            <w:r w:rsidDel="00000000" w:rsidR="00000000" w:rsidRPr="00000000">
              <w:rPr>
                <w:rtl w:val="0"/>
              </w:rPr>
            </w:r>
          </w:p>
        </w:tc>
        <w:tc>
          <w:tcPr>
            <w:tcBorders>
              <w:top w:color="000000" w:space="0" w:sz="0" w:val="nil"/>
            </w:tcBorders>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08" w:hRule="atLeast"/>
          <w:tblHeader w:val="0"/>
        </w:trPr>
        <w:tc>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Feedback loops for the betterment of the app</w:t>
            </w:r>
            <w:r w:rsidDel="00000000" w:rsidR="00000000" w:rsidRPr="00000000">
              <w:rPr>
                <w:rtl w:val="0"/>
              </w:rPr>
            </w:r>
          </w:p>
        </w:tc>
        <w:tc>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Cultivates a culture of innovation  </w:t>
            </w:r>
            <w:r w:rsidDel="00000000" w:rsidR="00000000" w:rsidRPr="00000000">
              <w:rPr>
                <w:rtl w:val="0"/>
              </w:rPr>
            </w:r>
          </w:p>
        </w:tc>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Team leaders of the app</w:t>
            </w:r>
            <w:r w:rsidDel="00000000" w:rsidR="00000000" w:rsidRPr="00000000">
              <w:rPr>
                <w:rtl w:val="0"/>
              </w:rPr>
            </w:r>
          </w:p>
        </w:tc>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Selecting the participants and explaining them about this app</w:t>
            </w:r>
            <w:r w:rsidDel="00000000" w:rsidR="00000000" w:rsidRPr="00000000">
              <w:rPr>
                <w:rtl w:val="0"/>
              </w:rPr>
            </w:r>
          </w:p>
        </w:tc>
        <w:tc>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Workspace</w:t>
            </w:r>
            <w:r w:rsidDel="00000000" w:rsidR="00000000" w:rsidRPr="00000000">
              <w:rPr>
                <w:rtl w:val="0"/>
              </w:rPr>
            </w:r>
          </w:p>
        </w:tc>
        <w:tc>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9-10 weeks</w:t>
            </w:r>
            <w:r w:rsidDel="00000000" w:rsidR="00000000" w:rsidRPr="00000000">
              <w:rPr>
                <w:rtl w:val="0"/>
              </w:rPr>
            </w:r>
          </w:p>
        </w:tc>
      </w:tr>
      <w:tr>
        <w:trPr>
          <w:cantSplit w:val="0"/>
          <w:trHeight w:val="1711" w:hRule="atLeast"/>
          <w:tblHeader w:val="0"/>
        </w:trPr>
        <w:tc>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New insights in the design of the app </w:t>
            </w:r>
            <w:r w:rsidDel="00000000" w:rsidR="00000000" w:rsidRPr="00000000">
              <w:rPr>
                <w:rtl w:val="0"/>
              </w:rPr>
            </w:r>
          </w:p>
        </w:tc>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Enhances collaboration between the sponsors and participants</w:t>
            </w:r>
            <w:r w:rsidDel="00000000" w:rsidR="00000000" w:rsidRPr="00000000">
              <w:rPr>
                <w:rtl w:val="0"/>
              </w:rPr>
            </w:r>
          </w:p>
        </w:tc>
        <w:tc>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Design thinking expertise like the team leaders and members of this app  </w:t>
            </w:r>
            <w:r w:rsidDel="00000000" w:rsidR="00000000" w:rsidRPr="00000000">
              <w:rPr>
                <w:rtl w:val="0"/>
              </w:rPr>
            </w:r>
          </w:p>
        </w:tc>
        <w:tc>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Documents and sharing details  </w:t>
            </w:r>
            <w:r w:rsidDel="00000000" w:rsidR="00000000" w:rsidRPr="00000000">
              <w:rPr>
                <w:rtl w:val="0"/>
              </w:rPr>
            </w:r>
          </w:p>
        </w:tc>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w:t>
            </w:r>
            <w:r w:rsidDel="00000000" w:rsidR="00000000" w:rsidRPr="00000000">
              <w:rPr>
                <w:highlight w:val="white"/>
                <w:rtl w:val="0"/>
              </w:rPr>
              <w:t xml:space="preserve">ssentials softwares and hardwares  </w:t>
            </w:r>
            <w:r w:rsidDel="00000000" w:rsidR="00000000" w:rsidRPr="00000000">
              <w:rPr>
                <w:rtl w:val="0"/>
              </w:rPr>
            </w:r>
          </w:p>
        </w:tc>
        <w:tc>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16" w:hRule="atLeast"/>
          <w:tblHeader w:val="0"/>
        </w:trPr>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Conduct design thinking workshop to make everyone aware of this </w:t>
            </w:r>
            <w:r w:rsidDel="00000000" w:rsidR="00000000" w:rsidRPr="00000000">
              <w:rPr>
                <w:rtl w:val="0"/>
              </w:rPr>
            </w:r>
          </w:p>
        </w:tc>
        <w:tc>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color w:val="221f1f"/>
                <w:highlight w:val="white"/>
                <w:rtl w:val="0"/>
              </w:rPr>
              <w:t xml:space="preserve">Promotes creative problem solving </w:t>
            </w:r>
            <w:r w:rsidDel="00000000" w:rsidR="00000000" w:rsidRPr="00000000">
              <w:rPr>
                <w:rtl w:val="0"/>
              </w:rPr>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Who has the knowledge about the working of the app </w:t>
            </w:r>
            <w:r w:rsidDel="00000000" w:rsidR="00000000" w:rsidRPr="00000000">
              <w:rPr>
                <w:rtl w:val="0"/>
              </w:rPr>
            </w:r>
          </w:p>
        </w:tc>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Action planning will implement this</w:t>
            </w:r>
            <w:r w:rsidDel="00000000" w:rsidR="00000000" w:rsidRPr="00000000">
              <w:rPr>
                <w:rtl w:val="0"/>
              </w:rPr>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Laptops and devices where this app will run  </w:t>
            </w:r>
            <w:r w:rsidDel="00000000" w:rsidR="00000000" w:rsidRPr="00000000">
              <w:rPr>
                <w:rtl w:val="0"/>
              </w:rPr>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78">
      <w:pPr>
        <w:rPr/>
        <w:sectPr>
          <w:headerReference r:id="rId135" w:type="default"/>
          <w:type w:val="nextPage"/>
          <w:pgSz w:h="11920" w:w="15890" w:orient="landscape"/>
          <w:pgMar w:bottom="280" w:top="1040" w:left="1020" w:right="1020" w:header="0" w:footer="0"/>
        </w:sectPr>
      </w:pPr>
      <w:r w:rsidDel="00000000" w:rsidR="00000000" w:rsidRPr="00000000">
        <w:rPr>
          <w:rtl w:val="0"/>
        </w:rPr>
      </w:r>
    </w:p>
    <w:p w:rsidR="00000000" w:rsidDel="00000000" w:rsidP="00000000" w:rsidRDefault="00000000" w:rsidRPr="00000000" w14:paraId="00000479">
      <w:pPr>
        <w:pStyle w:val="Heading3"/>
        <w:spacing w:before="13" w:lineRule="auto"/>
        <w:ind w:left="120" w:firstLine="0"/>
        <w:rPr/>
      </w:pPr>
      <w:r w:rsidDel="00000000" w:rsidR="00000000" w:rsidRPr="00000000">
        <w:rPr>
          <w:color w:val="221f1f"/>
          <w:rtl w:val="0"/>
        </w:rPr>
        <w:t xml:space="preserve">IDENTIFYING QUICK WIN</w:t>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5"/>
        <w:tblW w:w="9630.0" w:type="dxa"/>
        <w:jc w:val="left"/>
        <w:tblInd w:w="118.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5331"/>
        <w:gridCol w:w="4299"/>
        <w:tblGridChange w:id="0">
          <w:tblGrid>
            <w:gridCol w:w="5331"/>
            <w:gridCol w:w="4299"/>
          </w:tblGrid>
        </w:tblGridChange>
      </w:tblGrid>
      <w:tr>
        <w:trPr>
          <w:cantSplit w:val="0"/>
          <w:trHeight w:val="1417" w:hRule="atLeast"/>
          <w:tblHeader w:val="0"/>
        </w:trPr>
        <w:tc>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is this Quick Win (1) about?</w:t>
            </w:r>
            <w:r w:rsidDel="00000000" w:rsidR="00000000" w:rsidRPr="00000000">
              <w:rPr>
                <w:rtl w:val="0"/>
              </w:rPr>
            </w:r>
          </w:p>
        </w:tc>
        <w:tc>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t xml:space="preserve">A "quick win" refers to a relatively small, easily achievable, and tangible accomplishment or success that can be attained in a short period of time. Quick wins are often used in various contexts, including business, project management, and change management, to generate early positive results, build momentum, and boost morale.</w:t>
            </w: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0"/>
                <w:szCs w:val="20"/>
                <w:shd w:fill="f7f7f8" w:val="clear"/>
              </w:rPr>
            </w:pPr>
            <w:r w:rsidDel="00000000" w:rsidR="00000000" w:rsidRPr="00000000">
              <w:rPr>
                <w:rtl w:val="0"/>
              </w:rPr>
            </w:r>
          </w:p>
        </w:tc>
      </w:tr>
      <w:tr>
        <w:trPr>
          <w:cantSplit w:val="0"/>
          <w:trHeight w:val="1831" w:hRule="atLeast"/>
          <w:tblHeader w:val="0"/>
        </w:trPr>
        <w:tc>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6" w:right="51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are the success indicator(s)? How would it (these) be measured?</w:t>
            </w:r>
            <w:r w:rsidDel="00000000" w:rsidR="00000000" w:rsidRPr="00000000">
              <w:rPr>
                <w:rtl w:val="0"/>
              </w:rPr>
            </w:r>
          </w:p>
        </w:tc>
        <w:tc>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Success indicators for quick wins are specific metrics or criteria that help you assess whether a quick win has been achieved. These indicators should be clear, measurable, and tied to the objectives of the quick win.The measurement of success indicators for quick wins depends on the specific success indicator and the nature of the quick win</w:t>
            </w:r>
            <w:r w:rsidDel="00000000" w:rsidR="00000000" w:rsidRPr="00000000">
              <w:rPr>
                <w:rtl w:val="0"/>
              </w:rPr>
            </w:r>
          </w:p>
        </w:tc>
      </w:tr>
      <w:tr>
        <w:trPr>
          <w:cantSplit w:val="0"/>
          <w:trHeight w:val="1415" w:hRule="atLeast"/>
          <w:tblHeader w:val="0"/>
        </w:trPr>
        <w:tc>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are the resources / staff </w:t>
            </w:r>
            <w:r w:rsidDel="00000000" w:rsidR="00000000" w:rsidRPr="00000000">
              <w:rPr>
                <w:rFonts w:ascii="Calibri" w:cs="Calibri" w:eastAsia="Calibri" w:hAnsi="Calibri"/>
                <w:color w:val="221f1f"/>
                <w:rtl w:val="0"/>
              </w:rPr>
              <w:t xml:space="preserve">training</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 needed?</w:t>
            </w:r>
            <w:r w:rsidDel="00000000" w:rsidR="00000000" w:rsidRPr="00000000">
              <w:rPr>
                <w:rtl w:val="0"/>
              </w:rPr>
            </w:r>
          </w:p>
        </w:tc>
        <w:tc>
          <w:tcPr/>
          <w:p w:rsidR="00000000" w:rsidDel="00000000" w:rsidP="00000000" w:rsidRDefault="00000000" w:rsidRPr="00000000" w14:paraId="00000481">
            <w:pPr>
              <w:widowControl w:val="0"/>
              <w:rPr/>
            </w:pPr>
            <w:r w:rsidDel="00000000" w:rsidR="00000000" w:rsidRPr="00000000">
              <w:rPr>
                <w:rtl w:val="0"/>
              </w:rPr>
              <w:t xml:space="preserve">Time, Budget, Technology and Tools, Training and Development, Support and Mentoring, Recognition and Rewards, Facilities and Infrastructure, Employee Engagement, Monitoring and Evaluation Tools</w:t>
            </w:r>
            <w:r w:rsidDel="00000000" w:rsidR="00000000" w:rsidRPr="00000000">
              <w:rPr>
                <w:rtl w:val="0"/>
              </w:rPr>
            </w:r>
          </w:p>
        </w:tc>
      </w:tr>
      <w:tr>
        <w:trPr>
          <w:cantSplit w:val="0"/>
          <w:trHeight w:val="1454" w:hRule="atLeast"/>
          <w:tblHeader w:val="0"/>
        </w:trPr>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Who will lead this Quick Win implementation?</w:t>
            </w:r>
            <w:r w:rsidDel="00000000" w:rsidR="00000000" w:rsidRPr="00000000">
              <w:rPr>
                <w:rtl w:val="0"/>
              </w:rPr>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The leadership of a quick win implementation can vary based on the nature of the change, the organizational structure, and the objectives of the quick win. In general, the leadership of quick win implementation can be undertaken by Website Manager, Digital Marketing Manager, Executive Sponsor</w:t>
            </w:r>
            <w:r w:rsidDel="00000000" w:rsidR="00000000" w:rsidRPr="00000000">
              <w:rPr>
                <w:rtl w:val="0"/>
              </w:rPr>
            </w:r>
          </w:p>
        </w:tc>
      </w:tr>
      <w:tr>
        <w:trPr>
          <w:cantSplit w:val="0"/>
          <w:trHeight w:val="1830" w:hRule="atLeast"/>
          <w:tblHeader w:val="0"/>
        </w:trPr>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6" w:right="38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What are the key steps needed to implement this Quick Win? What is the timeline till completion?</w:t>
            </w:r>
            <w:r w:rsidDel="00000000" w:rsidR="00000000" w:rsidRPr="00000000">
              <w:rPr>
                <w:rtl w:val="0"/>
              </w:rPr>
            </w:r>
          </w:p>
        </w:tc>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Identify Success Indicators, Develop a Plan, Set a Timeline, Execution, Monitor Progress, Celebrate Success, Continuous Improvement </w:t>
            </w:r>
            <w:r w:rsidDel="00000000" w:rsidR="00000000" w:rsidRPr="00000000">
              <w:rPr>
                <w:rtl w:val="0"/>
              </w:rPr>
            </w:r>
          </w:p>
        </w:tc>
      </w:tr>
      <w:tr>
        <w:trPr>
          <w:cantSplit w:val="0"/>
          <w:trHeight w:val="1418" w:hRule="atLeast"/>
          <w:tblHeader w:val="0"/>
        </w:trPr>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When will be the status or progress update?</w:t>
            </w:r>
            <w:r w:rsidDel="00000000" w:rsidR="00000000" w:rsidRPr="00000000">
              <w:rPr>
                <w:rtl w:val="0"/>
              </w:rPr>
            </w:r>
          </w:p>
        </w:tc>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Status or progress updates in a quick win should be communicated regularly to keep venture capitalists informed and engaged throughout the implementation process. The  timing of updates can vary depending on the nature and timeline of the quick win, but here are some key moments when status or progress updates are typically provided</w:t>
            </w:r>
            <w:r w:rsidDel="00000000" w:rsidR="00000000" w:rsidRPr="00000000">
              <w:rPr>
                <w:rtl w:val="0"/>
              </w:rPr>
            </w:r>
          </w:p>
        </w:tc>
      </w:tr>
      <w:tr>
        <w:trPr>
          <w:cantSplit w:val="0"/>
          <w:trHeight w:val="1454" w:hRule="atLeast"/>
          <w:tblHeader w:val="0"/>
        </w:trPr>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When will this be completed?</w:t>
            </w:r>
            <w:r w:rsidDel="00000000" w:rsidR="00000000" w:rsidRPr="00000000">
              <w:rPr>
                <w:rtl w:val="0"/>
              </w:rPr>
            </w:r>
          </w:p>
        </w:tc>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t xml:space="preserve">Depends on the scope, objective and complexity of the project. often falls between weeks and months, conceptualists should communicate clear;y about the timeline with venture capitalist</w:t>
            </w:r>
            <w:r w:rsidDel="00000000" w:rsidR="00000000" w:rsidRPr="00000000">
              <w:rPr>
                <w:rtl w:val="0"/>
              </w:rPr>
            </w:r>
          </w:p>
        </w:tc>
      </w:tr>
      <w:tr>
        <w:trPr>
          <w:cantSplit w:val="0"/>
          <w:trHeight w:val="1454" w:hRule="atLeast"/>
          <w:tblHeader w:val="0"/>
        </w:trPr>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How would the Success be communicated?</w:t>
            </w:r>
            <w:r w:rsidDel="00000000" w:rsidR="00000000" w:rsidRPr="00000000">
              <w:rPr>
                <w:rtl w:val="0"/>
              </w:rPr>
            </w:r>
          </w:p>
        </w:tc>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Communicating the success of a quick win is crucial to ensure that stakeholders are informed, engaged, and motivated.</w:t>
            </w:r>
            <w:r w:rsidDel="00000000" w:rsidR="00000000" w:rsidRPr="00000000">
              <w:rPr>
                <w:rtl w:val="0"/>
              </w:rPr>
            </w:r>
          </w:p>
        </w:tc>
      </w:tr>
    </w:tbl>
    <w:p w:rsidR="00000000" w:rsidDel="00000000" w:rsidP="00000000" w:rsidRDefault="00000000" w:rsidRPr="00000000" w14:paraId="0000048C">
      <w:pPr>
        <w:rPr/>
        <w:sectPr>
          <w:headerReference r:id="rId136" w:type="default"/>
          <w:type w:val="nextPage"/>
          <w:pgSz w:h="15890" w:w="11920" w:orient="portrait"/>
          <w:pgMar w:bottom="280" w:top="1040" w:left="1020" w:right="1020" w:header="0" w:footer="0"/>
        </w:sect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6"/>
        <w:tblW w:w="13740.0" w:type="dxa"/>
        <w:jc w:val="left"/>
        <w:tblInd w:w="122.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1365"/>
        <w:gridCol w:w="2535"/>
        <w:gridCol w:w="4965"/>
        <w:gridCol w:w="105"/>
        <w:gridCol w:w="1185"/>
        <w:gridCol w:w="1080"/>
        <w:gridCol w:w="2505"/>
        <w:tblGridChange w:id="0">
          <w:tblGrid>
            <w:gridCol w:w="1365"/>
            <w:gridCol w:w="2535"/>
            <w:gridCol w:w="4965"/>
            <w:gridCol w:w="105"/>
            <w:gridCol w:w="1185"/>
            <w:gridCol w:w="1080"/>
            <w:gridCol w:w="2505"/>
          </w:tblGrid>
        </w:tblGridChange>
      </w:tblGrid>
      <w:tr>
        <w:trPr>
          <w:cantSplit w:val="0"/>
          <w:trHeight w:val="1038" w:hRule="atLeast"/>
          <w:tblHeader w:val="0"/>
        </w:trPr>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83" w:right="60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Design Challenge</w:t>
            </w:r>
            <w:r w:rsidDel="00000000" w:rsidR="00000000" w:rsidRPr="00000000">
              <w:rPr>
                <w:rtl w:val="0"/>
              </w:rPr>
            </w:r>
          </w:p>
        </w:tc>
        <w:tc>
          <w:tcPr>
            <w:gridSpan w:val="2"/>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How Might W</w:t>
            </w:r>
            <w:r w:rsidDel="00000000" w:rsidR="00000000" w:rsidRPr="00000000">
              <w:rPr>
                <w:rFonts w:ascii="Calibri" w:cs="Calibri" w:eastAsia="Calibri" w:hAnsi="Calibri"/>
                <w:color w:val="221f1f"/>
                <w:rtl w:val="0"/>
              </w:rPr>
              <w:t xml:space="preserve">e… strategic thinking, user centered design and iterative improvement</w:t>
            </w:r>
            <w:r w:rsidDel="00000000" w:rsidR="00000000" w:rsidRPr="00000000">
              <w:rPr>
                <w:rtl w:val="0"/>
              </w:rPr>
            </w:r>
          </w:p>
        </w:tc>
        <w:tc>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83" w:right="53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Solution Concept</w:t>
            </w:r>
            <w:r w:rsidDel="00000000" w:rsidR="00000000" w:rsidRPr="00000000">
              <w:rPr>
                <w:rtl w:val="0"/>
              </w:rPr>
            </w:r>
          </w:p>
        </w:tc>
        <w:tc>
          <w:tcPr>
            <w:gridSpan w:val="2"/>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identify the specific challenge,</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 clear objectives, </w:t>
            </w:r>
            <w:r w:rsidDel="00000000" w:rsidR="00000000" w:rsidRPr="00000000">
              <w:rPr>
                <w:rtl w:val="0"/>
              </w:rPr>
            </w:r>
          </w:p>
        </w:tc>
      </w:tr>
      <w:tr>
        <w:trPr>
          <w:cantSplit w:val="0"/>
          <w:trHeight w:val="1980" w:hRule="atLeast"/>
          <w:tblHeader w:val="0"/>
        </w:trPr>
        <w:tc>
          <w:tcPr>
            <w:gridSpan w:val="2"/>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Persona:</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venture capitalist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conceptualist</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color w:val="221f1f"/>
              </w:rPr>
            </w:pPr>
            <w:r w:rsidDel="00000000" w:rsidR="00000000" w:rsidRPr="00000000">
              <w:rPr>
                <w:rFonts w:ascii="Calibri" w:cs="Calibri" w:eastAsia="Calibri" w:hAnsi="Calibri"/>
                <w:color w:val="221f1f"/>
                <w:rtl w:val="0"/>
              </w:rPr>
              <w:t xml:space="preserve">small scale business</w:t>
            </w:r>
          </w:p>
        </w:tc>
        <w:tc>
          <w:tcPr>
            <w:gridSpan w:val="4"/>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6.99999999999994" w:lineRule="auto"/>
              <w:ind w:left="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Value Propositions to Organizations/Agency:</w:t>
            </w:r>
            <w:r w:rsidDel="00000000" w:rsidR="00000000" w:rsidRPr="00000000">
              <w:rPr>
                <w:rtl w:val="0"/>
              </w:rPr>
            </w:r>
          </w:p>
        </w:tc>
      </w:tr>
      <w:tr>
        <w:trPr>
          <w:cantSplit w:val="0"/>
          <w:trHeight w:val="1979" w:hRule="atLeast"/>
          <w:tblHeader w:val="0"/>
        </w:trPr>
        <w:tc>
          <w:tcPr>
            <w:gridSpan w:val="2"/>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Deep Needs:</w:t>
            </w:r>
            <w:r w:rsidDel="00000000" w:rsidR="00000000" w:rsidRPr="00000000">
              <w:rPr>
                <w:rtl w:val="0"/>
              </w:rPr>
            </w:r>
          </w:p>
        </w:tc>
        <w:tc>
          <w:tcPr>
            <w:gridSpan w:val="4"/>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Value Propositions to Target Users:</w:t>
            </w:r>
            <w:r w:rsidDel="00000000" w:rsidR="00000000" w:rsidRPr="00000000">
              <w:rPr>
                <w:rtl w:val="0"/>
              </w:rPr>
            </w:r>
          </w:p>
        </w:tc>
        <w:tc>
          <w:tcPr>
            <w:vMerge w:val="continue"/>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0" w:hRule="atLeast"/>
          <w:tblHeader w:val="0"/>
        </w:trPr>
        <w:tc>
          <w:tcPr>
            <w:gridSpan w:val="2"/>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Gains:</w:t>
            </w:r>
            <w:r w:rsidDel="00000000" w:rsidR="00000000" w:rsidRPr="00000000">
              <w:rPr>
                <w:rtl w:val="0"/>
              </w:rPr>
            </w:r>
          </w:p>
        </w:tc>
        <w:tc>
          <w:tcPr>
            <w:gridSpan w:val="4"/>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User Need(Problem) Solvers:</w:t>
            </w:r>
            <w:r w:rsidDel="00000000" w:rsidR="00000000" w:rsidRPr="00000000">
              <w:rPr>
                <w:rtl w:val="0"/>
              </w:rPr>
            </w:r>
          </w:p>
        </w:tc>
        <w:tc>
          <w:tcPr>
            <w:vMerge w:val="continue"/>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0" w:hRule="atLeast"/>
          <w:tblHeader w:val="0"/>
        </w:trPr>
        <w:tc>
          <w:tcPr>
            <w:gridSpan w:val="2"/>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Pains:</w:t>
            </w:r>
            <w:r w:rsidDel="00000000" w:rsidR="00000000" w:rsidRPr="00000000">
              <w:rPr>
                <w:rtl w:val="0"/>
              </w:rPr>
            </w:r>
          </w:p>
        </w:tc>
        <w:tc>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Gain Creators:</w:t>
            </w:r>
            <w:r w:rsidDel="00000000" w:rsidR="00000000" w:rsidRPr="00000000">
              <w:rPr>
                <w:rtl w:val="0"/>
              </w:rPr>
            </w:r>
          </w:p>
        </w:tc>
        <w:tc>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221f1f"/>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Pain Relievers:</w:t>
            </w:r>
            <w:r w:rsidDel="00000000" w:rsidR="00000000" w:rsidRPr="00000000">
              <w:rPr>
                <w:rtl w:val="0"/>
              </w:rPr>
            </w:r>
          </w:p>
        </w:tc>
        <w:tc>
          <w:tcPr>
            <w:vMerge w:val="continue"/>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B8">
      <w:pPr>
        <w:rPr>
          <w:sz w:val="2"/>
          <w:szCs w:val="2"/>
        </w:rPr>
        <w:sectPr>
          <w:headerReference r:id="rId137" w:type="default"/>
          <w:type w:val="nextPage"/>
          <w:pgSz w:h="11920" w:w="15890" w:orient="landscape"/>
          <w:pgMar w:bottom="280" w:top="1460" w:left="1020" w:right="1020" w:header="1143" w:footer="0"/>
        </w:sect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7"/>
        <w:tblW w:w="13598.999999999998" w:type="dxa"/>
        <w:jc w:val="left"/>
        <w:tblInd w:w="122.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837"/>
        <w:gridCol w:w="1791"/>
        <w:gridCol w:w="2172"/>
        <w:gridCol w:w="2265"/>
        <w:gridCol w:w="2266"/>
        <w:gridCol w:w="2268"/>
        <w:tblGridChange w:id="0">
          <w:tblGrid>
            <w:gridCol w:w="2837"/>
            <w:gridCol w:w="1791"/>
            <w:gridCol w:w="2172"/>
            <w:gridCol w:w="2265"/>
            <w:gridCol w:w="2266"/>
            <w:gridCol w:w="2268"/>
          </w:tblGrid>
        </w:tblGridChange>
      </w:tblGrid>
      <w:tr>
        <w:trPr>
          <w:cantSplit w:val="0"/>
          <w:trHeight w:val="1430" w:hRule="atLeast"/>
          <w:tblHeader w:val="0"/>
        </w:trPr>
        <w:tc>
          <w:tcPr>
            <w:gridSpan w:val="2"/>
            <w:vMerge w:val="restart"/>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4" w:lineRule="auto"/>
              <w:ind w:left="83" w:right="82"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Use the MARS framework to understand the people’s behavior in the face of the change and innovation</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Motivation</w:t>
            </w: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85" w:lineRule="auto"/>
              <w:ind w:left="83"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It is about the </w:t>
            </w: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Why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Will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to change</w:t>
            </w:r>
            <w:r w:rsidDel="00000000" w:rsidR="00000000" w:rsidRPr="00000000">
              <w:rPr>
                <w:rtl w:val="0"/>
              </w:rPr>
            </w:r>
          </w:p>
        </w:tc>
        <w:tc>
          <w:tcPr>
            <w:gridSpan w:val="4"/>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19" w:hRule="atLeast"/>
          <w:tblHeader w:val="0"/>
        </w:trPr>
        <w:tc>
          <w:tcPr>
            <w:gridSpan w:val="2"/>
            <w:vMerge w:val="continue"/>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Ability</w:t>
            </w:r>
            <w:r w:rsidDel="00000000" w:rsidR="00000000" w:rsidRPr="00000000">
              <w:rPr>
                <w:rtl w:val="0"/>
              </w:rPr>
            </w:r>
          </w:p>
        </w:tc>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8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Role</w:t>
            </w:r>
            <w:r w:rsidDel="00000000" w:rsidR="00000000" w:rsidRPr="00000000">
              <w:rPr>
                <w:rtl w:val="0"/>
              </w:rPr>
            </w:r>
          </w:p>
        </w:tc>
        <w:tc>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Systems</w:t>
            </w:r>
            <w:r w:rsidDel="00000000" w:rsidR="00000000" w:rsidRPr="00000000">
              <w:rPr>
                <w:rtl w:val="0"/>
              </w:rPr>
            </w:r>
          </w:p>
        </w:tc>
        <w:tc>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80" w:hRule="atLeast"/>
          <w:tblHeader w:val="0"/>
        </w:trPr>
        <w:tc>
          <w:tcPr>
            <w:gridSpan w:val="2"/>
            <w:vMerge w:val="continue"/>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It is about the </w:t>
            </w: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Tools</w:t>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Skills</w:t>
            </w:r>
            <w:r w:rsidDel="00000000" w:rsidR="00000000" w:rsidRPr="00000000">
              <w:rPr>
                <w:rtl w:val="0"/>
              </w:rPr>
            </w:r>
          </w:p>
        </w:tc>
        <w:tc>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It is about defining</w:t>
            </w: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Roles/To Rs</w:t>
            </w:r>
            <w:r w:rsidDel="00000000" w:rsidR="00000000" w:rsidRPr="00000000">
              <w:rPr>
                <w:rtl w:val="0"/>
              </w:rPr>
            </w:r>
          </w:p>
        </w:tc>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4" w:lineRule="auto"/>
              <w:ind w:left="85" w:right="611"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It is about the </w:t>
            </w: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Support </w:t>
            </w: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system </w:t>
            </w: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(Resources)</w:t>
            </w:r>
            <w:r w:rsidDel="00000000" w:rsidR="00000000" w:rsidRPr="00000000">
              <w:rPr>
                <w:rtl w:val="0"/>
              </w:rPr>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44" w:hRule="atLeast"/>
          <w:tblHeader w:val="0"/>
        </w:trPr>
        <w:tc>
          <w:tcPr>
            <w:vMerge w:val="restart"/>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3" w:right="2"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Engage team in conversation to connect and to empathize. Listen to welcome the truth and to gain trust</w:t>
            </w:r>
            <w:r w:rsidDel="00000000" w:rsidR="00000000" w:rsidRPr="00000000">
              <w:rPr>
                <w:rtl w:val="0"/>
              </w:rPr>
            </w:r>
          </w:p>
        </w:tc>
        <w:tc>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Think</w:t>
            </w:r>
            <w:r w:rsidDel="00000000" w:rsidR="00000000" w:rsidRPr="00000000">
              <w:rPr>
                <w:rtl w:val="0"/>
              </w:rPr>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sz w:val="26"/>
                <w:szCs w:val="26"/>
                <w:rtl w:val="0"/>
              </w:rPr>
              <w:t xml:space="preserve">software AI, machine learning, deep learning</w:t>
            </w:r>
            <w:r w:rsidDel="00000000" w:rsidR="00000000" w:rsidRPr="00000000">
              <w:rPr>
                <w:rtl w:val="0"/>
              </w:rPr>
            </w:r>
          </w:p>
        </w:tc>
        <w:tc>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t xml:space="preserve"> </w:t>
            </w:r>
            <w:r w:rsidDel="00000000" w:rsidR="00000000" w:rsidRPr="00000000">
              <w:rPr>
                <w:sz w:val="26"/>
                <w:szCs w:val="26"/>
                <w:rtl w:val="0"/>
              </w:rPr>
              <w:t xml:space="preserve">speed and efficiency,</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asset coverage</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user friendly interface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historical data analysis</w:t>
            </w:r>
          </w:p>
        </w:tc>
        <w:tc>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t xml:space="preserve"> </w:t>
            </w:r>
            <w:r w:rsidDel="00000000" w:rsidR="00000000" w:rsidRPr="00000000">
              <w:rPr>
                <w:sz w:val="26"/>
                <w:szCs w:val="26"/>
                <w:rtl w:val="0"/>
              </w:rPr>
              <w:t xml:space="preserve">venture capitalist login</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conceptualist loh=gin</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small scale business login,</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customer support team</w:t>
            </w:r>
          </w:p>
        </w:tc>
        <w:tc>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34" w:hRule="atLeast"/>
          <w:tblHeader w:val="0"/>
        </w:trPr>
        <w:tc>
          <w:tcPr>
            <w:vMerge w:val="continue"/>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Feel</w:t>
            </w:r>
            <w:r w:rsidDel="00000000" w:rsidR="00000000" w:rsidRPr="00000000">
              <w:rPr>
                <w:rtl w:val="0"/>
              </w:rPr>
            </w:r>
          </w:p>
        </w:tc>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sz w:val="26"/>
                <w:szCs w:val="26"/>
                <w:rtl w:val="0"/>
              </w:rPr>
              <w:t xml:space="preserve">empathize</w:t>
            </w:r>
            <w:r w:rsidDel="00000000" w:rsidR="00000000" w:rsidRPr="00000000">
              <w:rPr>
                <w:rtl w:val="0"/>
              </w:rPr>
            </w:r>
          </w:p>
        </w:tc>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sz w:val="26"/>
                <w:szCs w:val="26"/>
                <w:rtl w:val="0"/>
              </w:rPr>
              <w:t xml:space="preserve">empathize</w:t>
            </w:r>
            <w:r w:rsidDel="00000000" w:rsidR="00000000" w:rsidRPr="00000000">
              <w:rPr>
                <w:rtl w:val="0"/>
              </w:rPr>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sz w:val="26"/>
                <w:szCs w:val="26"/>
                <w:rtl w:val="0"/>
              </w:rPr>
              <w:t xml:space="preserve">emphasize</w:t>
            </w:r>
            <w:r w:rsidDel="00000000" w:rsidR="00000000" w:rsidRPr="00000000">
              <w:rPr>
                <w:rtl w:val="0"/>
              </w:rPr>
            </w:r>
          </w:p>
        </w:tc>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37" w:hRule="atLeast"/>
          <w:tblHeader w:val="0"/>
        </w:trPr>
        <w:tc>
          <w:tcPr>
            <w:vMerge w:val="continue"/>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1f1f"/>
                <w:sz w:val="24"/>
                <w:szCs w:val="24"/>
                <w:u w:val="none"/>
                <w:shd w:fill="auto" w:val="clear"/>
                <w:vertAlign w:val="baseline"/>
                <w:rtl w:val="0"/>
              </w:rPr>
              <w:t xml:space="preserve">Do</w:t>
            </w:r>
            <w:r w:rsidDel="00000000" w:rsidR="00000000" w:rsidRPr="00000000">
              <w:rPr>
                <w:rtl w:val="0"/>
              </w:rPr>
            </w:r>
          </w:p>
        </w:tc>
        <w:tc>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sz w:val="26"/>
                <w:szCs w:val="26"/>
                <w:rtl w:val="0"/>
              </w:rPr>
              <w:t xml:space="preserve">website implementation</w:t>
            </w:r>
            <w:r w:rsidDel="00000000" w:rsidR="00000000" w:rsidRPr="00000000">
              <w:rPr>
                <w:rtl w:val="0"/>
              </w:rPr>
            </w:r>
          </w:p>
        </w:tc>
        <w:tc>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 </w:t>
            </w:r>
            <w:r w:rsidDel="00000000" w:rsidR="00000000" w:rsidRPr="00000000">
              <w:rPr>
                <w:sz w:val="26"/>
                <w:szCs w:val="26"/>
                <w:rtl w:val="0"/>
              </w:rPr>
              <w:t xml:space="preserve">website implementation</w:t>
            </w:r>
            <w:r w:rsidDel="00000000" w:rsidR="00000000" w:rsidRPr="00000000">
              <w:rPr>
                <w:rtl w:val="0"/>
              </w:rPr>
            </w:r>
          </w:p>
        </w:tc>
        <w:tc>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website implementation</w:t>
            </w:r>
            <w:r w:rsidDel="00000000" w:rsidR="00000000" w:rsidRPr="00000000">
              <w:rPr>
                <w:rtl w:val="0"/>
              </w:rPr>
            </w:r>
          </w:p>
        </w:tc>
        <w:tc>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FB">
      <w:pPr>
        <w:rPr/>
        <w:sectPr>
          <w:headerReference r:id="rId138" w:type="default"/>
          <w:type w:val="nextPage"/>
          <w:pgSz w:h="11920" w:w="15890" w:orient="landscape"/>
          <w:pgMar w:bottom="280" w:top="1440" w:left="1020" w:right="1020" w:header="1127" w:footer="0"/>
        </w:sect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48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28"/>
        <w:tblW w:w="13620.0" w:type="dxa"/>
        <w:jc w:val="left"/>
        <w:tblInd w:w="122.0" w:type="dxa"/>
        <w:tblBorders>
          <w:top w:color="221f1f" w:space="0" w:sz="4" w:val="single"/>
          <w:left w:color="221f1f" w:space="0" w:sz="4" w:val="single"/>
          <w:bottom w:color="221f1f" w:space="0" w:sz="4" w:val="single"/>
          <w:right w:color="221f1f" w:space="0" w:sz="4" w:val="single"/>
          <w:insideH w:color="221f1f" w:space="0" w:sz="4" w:val="single"/>
          <w:insideV w:color="221f1f" w:space="0" w:sz="4" w:val="single"/>
        </w:tblBorders>
        <w:tblLayout w:type="fixed"/>
        <w:tblLook w:val="0000"/>
      </w:tblPr>
      <w:tblGrid>
        <w:gridCol w:w="2235"/>
        <w:gridCol w:w="2190"/>
        <w:gridCol w:w="2265"/>
        <w:gridCol w:w="2400"/>
        <w:gridCol w:w="2265"/>
        <w:gridCol w:w="2265"/>
        <w:tblGridChange w:id="0">
          <w:tblGrid>
            <w:gridCol w:w="2235"/>
            <w:gridCol w:w="2190"/>
            <w:gridCol w:w="2265"/>
            <w:gridCol w:w="2400"/>
            <w:gridCol w:w="2265"/>
            <w:gridCol w:w="2265"/>
          </w:tblGrid>
        </w:tblGridChange>
      </w:tblGrid>
      <w:tr>
        <w:trPr>
          <w:cantSplit w:val="0"/>
          <w:trHeight w:val="988" w:hRule="atLeast"/>
          <w:tblHeader w:val="0"/>
        </w:trPr>
        <w:tc>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4" w:lineRule="auto"/>
              <w:ind w:left="83" w:right="26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Vision (Reasons)for change</w:t>
            </w:r>
            <w:r w:rsidDel="00000000" w:rsidR="00000000" w:rsidRPr="00000000">
              <w:rPr>
                <w:rtl w:val="0"/>
              </w:rPr>
            </w:r>
          </w:p>
        </w:tc>
        <w:tc>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Staff Engagement</w:t>
            </w:r>
            <w:r w:rsidDel="00000000" w:rsidR="00000000" w:rsidRPr="00000000">
              <w:rPr>
                <w:rtl w:val="0"/>
              </w:rPr>
            </w:r>
          </w:p>
        </w:tc>
        <w:tc>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4" w:lineRule="auto"/>
              <w:ind w:left="83" w:right="16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Communicate vision for change</w:t>
            </w:r>
            <w:r w:rsidDel="00000000" w:rsidR="00000000" w:rsidRPr="00000000">
              <w:rPr>
                <w:rtl w:val="0"/>
              </w:rPr>
            </w:r>
          </w:p>
        </w:tc>
        <w:tc>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Implementation Plan</w:t>
            </w:r>
            <w:r w:rsidDel="00000000" w:rsidR="00000000" w:rsidRPr="00000000">
              <w:rPr>
                <w:rtl w:val="0"/>
              </w:rPr>
            </w:r>
          </w:p>
        </w:tc>
        <w:tc>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4" w:lineRule="auto"/>
              <w:ind w:left="80" w:right="14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Empower people for change</w:t>
            </w:r>
            <w:r w:rsidDel="00000000" w:rsidR="00000000" w:rsidRPr="00000000">
              <w:rPr>
                <w:rtl w:val="0"/>
              </w:rPr>
            </w:r>
          </w:p>
        </w:tc>
        <w:tc>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1f1f"/>
                <w:sz w:val="24"/>
                <w:szCs w:val="24"/>
                <w:u w:val="none"/>
                <w:shd w:fill="auto" w:val="clear"/>
                <w:vertAlign w:val="baseline"/>
                <w:rtl w:val="0"/>
              </w:rPr>
              <w:t xml:space="preserve">Create Quick Wins</w:t>
            </w:r>
            <w:r w:rsidDel="00000000" w:rsidR="00000000" w:rsidRPr="00000000">
              <w:rPr>
                <w:rtl w:val="0"/>
              </w:rPr>
            </w:r>
          </w:p>
        </w:tc>
      </w:tr>
      <w:tr>
        <w:trPr>
          <w:cantSplit w:val="0"/>
          <w:trHeight w:val="7851" w:hRule="atLeast"/>
          <w:tblHeader w:val="0"/>
        </w:trPr>
        <w:tc>
          <w:tcPr/>
          <w:p w:rsidR="00000000" w:rsidDel="00000000" w:rsidP="00000000" w:rsidRDefault="00000000" w:rsidRPr="00000000" w14:paraId="00000503">
            <w:pPr>
              <w:widowControl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 change management plan for an arbitrage website is crucial for maintaining the website's functionality, security, and user satisfaction while aligning changes with business goals and regulatory requirements. It helps manage risks, allocate resources effectively, and ensure that changes are executed systematically and with minimal disruption.</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505">
            <w:pPr>
              <w:widowControl w:val="0"/>
              <w:rPr>
                <w:rFonts w:ascii="Calibri" w:cs="Calibri" w:eastAsia="Calibri" w:hAnsi="Calibri"/>
              </w:rPr>
            </w:pPr>
            <w:r w:rsidDel="00000000" w:rsidR="00000000" w:rsidRPr="00000000">
              <w:rPr>
                <w:rFonts w:ascii="Calibri" w:cs="Calibri" w:eastAsia="Calibri" w:hAnsi="Calibri"/>
                <w:sz w:val="22"/>
                <w:szCs w:val="22"/>
                <w:rtl w:val="0"/>
              </w:rPr>
              <w:t xml:space="preserve"> C</w:t>
            </w:r>
            <w:r w:rsidDel="00000000" w:rsidR="00000000" w:rsidRPr="00000000">
              <w:rPr>
                <w:rFonts w:ascii="Calibri" w:cs="Calibri" w:eastAsia="Calibri" w:hAnsi="Calibri"/>
                <w:rtl w:val="0"/>
              </w:rPr>
              <w:t xml:space="preserve">reating a change management plan for staff engagement in an arbitrage website involves strategies and steps aimed at improving employee involvement, motivation, and overall satisfaction.</w:t>
            </w:r>
          </w:p>
          <w:p w:rsidR="00000000" w:rsidDel="00000000" w:rsidP="00000000" w:rsidRDefault="00000000" w:rsidRPr="00000000" w14:paraId="00000506">
            <w:pPr>
              <w:widowControl w:val="0"/>
              <w:rPr>
                <w:rFonts w:ascii="Calibri" w:cs="Calibri" w:eastAsia="Calibri" w:hAnsi="Calibri"/>
              </w:rPr>
            </w:pPr>
            <w:r w:rsidDel="00000000" w:rsidR="00000000" w:rsidRPr="00000000">
              <w:rPr>
                <w:rFonts w:ascii="Calibri" w:cs="Calibri" w:eastAsia="Calibri" w:hAnsi="Calibri"/>
                <w:rtl w:val="0"/>
              </w:rPr>
              <w:t xml:space="preserve">Staff engagement is an ongoing process, and a change management plan should be flexible to adapt to evolving needs and challenges within the organization. Regularly assess the impact of the plan and adjust strategies as necessary to enhance staff engagement.</w:t>
            </w:r>
          </w:p>
          <w:p w:rsidR="00000000" w:rsidDel="00000000" w:rsidP="00000000" w:rsidRDefault="00000000" w:rsidRPr="00000000" w14:paraId="00000507">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Communicating a vision for change effectively is crucial to inspire and align your team or organization toward a common goal.</w:t>
            </w:r>
          </w:p>
          <w:p w:rsidR="00000000" w:rsidDel="00000000" w:rsidP="00000000" w:rsidRDefault="00000000" w:rsidRPr="00000000" w14:paraId="0000050A">
            <w:pPr>
              <w:widowControl w:val="0"/>
              <w:rPr>
                <w:rFonts w:ascii="Calibri" w:cs="Calibri" w:eastAsia="Calibri" w:hAnsi="Calibri"/>
              </w:rPr>
            </w:pPr>
            <w:r w:rsidDel="00000000" w:rsidR="00000000" w:rsidRPr="00000000">
              <w:rPr>
                <w:rFonts w:ascii="Calibri" w:cs="Calibri" w:eastAsia="Calibri" w:hAnsi="Calibri"/>
                <w:rtl w:val="0"/>
              </w:rPr>
              <w:t xml:space="preserve">The more you engage with your team and maintain transparency throughout the change process, the more likely they are to embrace and actively work towards the vision.</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Implementing a change management plan for an arbitrage website involves a structured process to ensure that the planned changes are successfully adopted by the organization and its stakeholders.</w:t>
            </w:r>
          </w:p>
          <w:p w:rsidR="00000000" w:rsidDel="00000000" w:rsidP="00000000" w:rsidRDefault="00000000" w:rsidRPr="00000000" w14:paraId="0000050D">
            <w:pPr>
              <w:widowControl w:val="0"/>
              <w:rPr>
                <w:rFonts w:ascii="Calibri" w:cs="Calibri" w:eastAsia="Calibri" w:hAnsi="Calibri"/>
              </w:rPr>
            </w:pPr>
            <w:r w:rsidDel="00000000" w:rsidR="00000000" w:rsidRPr="00000000">
              <w:rPr>
                <w:rFonts w:ascii="Calibri" w:cs="Calibri" w:eastAsia="Calibri" w:hAnsi="Calibri"/>
                <w:rtl w:val="0"/>
              </w:rPr>
              <w:t xml:space="preserve">Successful implementation requires strong leadership, open communication, and a commitment to addressing challenges and making necessary adjustments as you move through the change process.</w:t>
            </w:r>
          </w:p>
          <w:p w:rsidR="00000000" w:rsidDel="00000000" w:rsidP="00000000" w:rsidRDefault="00000000" w:rsidRPr="00000000" w14:paraId="0000050E">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Empowering people through a change management plan involves giving them the knowledge, skills, and confidence to take ownership of their work and make meaningful contributions to the organization.</w:t>
            </w:r>
          </w:p>
          <w:p w:rsidR="00000000" w:rsidDel="00000000" w:rsidP="00000000" w:rsidRDefault="00000000" w:rsidRPr="00000000" w14:paraId="00000511">
            <w:pPr>
              <w:widowControl w:val="0"/>
              <w:rPr>
                <w:rFonts w:ascii="Calibri" w:cs="Calibri" w:eastAsia="Calibri" w:hAnsi="Calibri"/>
              </w:rPr>
            </w:pPr>
            <w:r w:rsidDel="00000000" w:rsidR="00000000" w:rsidRPr="00000000">
              <w:rPr>
                <w:rFonts w:ascii="Calibri" w:cs="Calibri" w:eastAsia="Calibri" w:hAnsi="Calibri"/>
                <w:rtl w:val="0"/>
              </w:rPr>
              <w:t xml:space="preserve">Empowering people requires a cultural shift, ongoing commitment, and the creation of an environment that supports autonomy and accountability. Regularly engage with employees to understand their needs and concerns, and adapt your empowerment strategies accordingly.</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tc>
        <w:tc>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Create quick wins by engaging the shareholders</w:t>
            </w:r>
          </w:p>
          <w:p w:rsidR="00000000" w:rsidDel="00000000" w:rsidP="00000000" w:rsidRDefault="00000000" w:rsidRPr="00000000" w14:paraId="00000514">
            <w:pPr>
              <w:widowControl w:val="0"/>
              <w:rPr>
                <w:rFonts w:ascii="Calibri" w:cs="Calibri" w:eastAsia="Calibri" w:hAnsi="Calibri"/>
              </w:rPr>
            </w:pPr>
            <w:r w:rsidDel="00000000" w:rsidR="00000000" w:rsidRPr="00000000">
              <w:rPr>
                <w:rFonts w:ascii="Calibri" w:cs="Calibri" w:eastAsia="Calibri" w:hAnsi="Calibri"/>
                <w:rtl w:val="0"/>
              </w:rPr>
              <w:t xml:space="preserve">Create a task forces , simplify the change monitor progress and maintain momentum</w:t>
            </w:r>
          </w:p>
          <w:p w:rsidR="00000000" w:rsidDel="00000000" w:rsidP="00000000" w:rsidRDefault="00000000" w:rsidRPr="00000000" w14:paraId="00000515">
            <w:pPr>
              <w:widowControl w:val="0"/>
              <w:rPr>
                <w:rFonts w:ascii="Calibri" w:cs="Calibri" w:eastAsia="Calibri" w:hAnsi="Calibri"/>
              </w:rPr>
            </w:pPr>
            <w:r w:rsidDel="00000000" w:rsidR="00000000" w:rsidRPr="00000000">
              <w:rPr>
                <w:rFonts w:ascii="Calibri" w:cs="Calibri" w:eastAsia="Calibri" w:hAnsi="Calibri"/>
                <w:rtl w:val="0"/>
              </w:rPr>
              <w:t xml:space="preserve">Quick wins not only demonstrate the effectiveness of your change management plan but also create a sense of achievement and enthusiasm that can drive further progress and support for the overall change effort.</w:t>
            </w:r>
          </w:p>
          <w:p w:rsidR="00000000" w:rsidDel="00000000" w:rsidP="00000000" w:rsidRDefault="00000000" w:rsidRPr="00000000" w14:paraId="00000516">
            <w:pPr>
              <w:widowControl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18">
      <w:pPr>
        <w:rPr/>
        <w:sectPr>
          <w:headerReference r:id="rId139" w:type="default"/>
          <w:type w:val="nextPage"/>
          <w:pgSz w:h="11920" w:w="15890" w:orient="landscape"/>
          <w:pgMar w:bottom="280" w:top="1440" w:left="1020" w:right="1020" w:header="1127" w:footer="0"/>
        </w:sectPr>
      </w:pPr>
      <w:r w:rsidDel="00000000" w:rsidR="00000000" w:rsidRPr="00000000">
        <w:rPr>
          <w:rtl w:val="0"/>
        </w:rPr>
      </w:r>
    </w:p>
    <w:p w:rsidR="00000000" w:rsidDel="00000000" w:rsidP="00000000" w:rsidRDefault="00000000" w:rsidRPr="00000000" w14:paraId="00000519">
      <w:pPr>
        <w:ind w:left="0" w:firstLine="0"/>
        <w:rPr>
          <w:b w:val="1"/>
        </w:rPr>
      </w:pPr>
      <w:r w:rsidDel="00000000" w:rsidR="00000000" w:rsidRPr="00000000">
        <w:rPr>
          <w:rtl w:val="0"/>
        </w:rPr>
      </w:r>
    </w:p>
    <w:p w:rsidR="00000000" w:rsidDel="00000000" w:rsidP="00000000" w:rsidRDefault="00000000" w:rsidRPr="00000000" w14:paraId="0000051A">
      <w:pPr>
        <w:ind w:left="0" w:firstLine="0"/>
        <w:rPr>
          <w:b w:val="1"/>
        </w:rPr>
      </w:pPr>
      <w:r w:rsidDel="00000000" w:rsidR="00000000" w:rsidRPr="00000000">
        <w:rPr>
          <w:rtl w:val="0"/>
        </w:rPr>
      </w:r>
    </w:p>
    <w:p w:rsidR="00000000" w:rsidDel="00000000" w:rsidP="00000000" w:rsidRDefault="00000000" w:rsidRPr="00000000" w14:paraId="0000051B">
      <w:pPr>
        <w:ind w:left="0" w:firstLine="0"/>
        <w:rPr>
          <w:b w:val="1"/>
          <w:sz w:val="28"/>
          <w:szCs w:val="28"/>
        </w:rPr>
      </w:pPr>
      <w:r w:rsidDel="00000000" w:rsidR="00000000" w:rsidRPr="00000000">
        <w:rPr>
          <w:rtl w:val="0"/>
        </w:rPr>
      </w:r>
    </w:p>
    <w:p w:rsidR="00000000" w:rsidDel="00000000" w:rsidP="00000000" w:rsidRDefault="00000000" w:rsidRPr="00000000" w14:paraId="0000051C">
      <w:pPr>
        <w:numPr>
          <w:ilvl w:val="0"/>
          <w:numId w:val="7"/>
        </w:numPr>
        <w:ind w:left="720" w:hanging="360"/>
        <w:rPr>
          <w:u w:val="none"/>
        </w:rPr>
      </w:pPr>
      <w:r w:rsidDel="00000000" w:rsidR="00000000" w:rsidRPr="00000000">
        <w:rPr>
          <w:b w:val="1"/>
          <w:sz w:val="28"/>
          <w:szCs w:val="28"/>
          <w:rtl w:val="0"/>
        </w:rPr>
        <w:t xml:space="preserve"> </w:t>
      </w:r>
      <w:r w:rsidDel="00000000" w:rsidR="00000000" w:rsidRPr="00000000">
        <w:rPr>
          <w:rFonts w:ascii="Calibri" w:cs="Calibri" w:eastAsia="Calibri" w:hAnsi="Calibri"/>
          <w:rtl w:val="0"/>
        </w:rPr>
        <w:t xml:space="preserve">A change management plan for an arbitrage website is crucial for maintaining the website's functionality, security, and user satisfaction while aligning changes with business goals and regulatory requirements. It helps manage risks, allocate resources effectively, and ensure that changes are executed systematically and with minimal disruption.</w:t>
      </w:r>
    </w:p>
    <w:p w:rsidR="00000000" w:rsidDel="00000000" w:rsidP="00000000" w:rsidRDefault="00000000" w:rsidRPr="00000000" w14:paraId="0000051D">
      <w:pPr>
        <w:widowControl w:val="0"/>
        <w:spacing w:before="25" w:lineRule="auto"/>
        <w:ind w:left="0" w:firstLine="0"/>
        <w:rPr>
          <w:rFonts w:ascii="Calibri" w:cs="Calibri" w:eastAsia="Calibri" w:hAnsi="Calibri"/>
          <w:b w:val="1"/>
          <w:color w:val="221f1f"/>
          <w:sz w:val="28"/>
          <w:szCs w:val="28"/>
        </w:rPr>
      </w:pPr>
      <w:r w:rsidDel="00000000" w:rsidR="00000000" w:rsidRPr="00000000">
        <w:rPr>
          <w:rtl w:val="0"/>
        </w:rPr>
      </w:r>
    </w:p>
    <w:p w:rsidR="00000000" w:rsidDel="00000000" w:rsidP="00000000" w:rsidRDefault="00000000" w:rsidRPr="00000000" w14:paraId="0000051E">
      <w:pPr>
        <w:widowControl w:val="0"/>
        <w:numPr>
          <w:ilvl w:val="0"/>
          <w:numId w:val="7"/>
        </w:numPr>
        <w:ind w:left="720" w:hanging="360"/>
        <w:rPr>
          <w:rFonts w:ascii="Calibri" w:cs="Calibri" w:eastAsia="Calibri" w:hAnsi="Calibri"/>
          <w:u w:val="none"/>
        </w:rPr>
      </w:pPr>
      <w:r w:rsidDel="00000000" w:rsidR="00000000" w:rsidRPr="00000000">
        <w:rPr>
          <w:rFonts w:ascii="Calibri" w:cs="Calibri" w:eastAsia="Calibri" w:hAnsi="Calibri"/>
          <w:sz w:val="22"/>
          <w:szCs w:val="22"/>
          <w:rtl w:val="0"/>
        </w:rPr>
        <w:t xml:space="preserve">C</w:t>
      </w:r>
      <w:r w:rsidDel="00000000" w:rsidR="00000000" w:rsidRPr="00000000">
        <w:rPr>
          <w:rFonts w:ascii="Calibri" w:cs="Calibri" w:eastAsia="Calibri" w:hAnsi="Calibri"/>
          <w:rtl w:val="0"/>
        </w:rPr>
        <w:t xml:space="preserve">reating a change management plan for staff engagement in an arbitrage website involves strategies and steps aimed at improving employee involvement, motivation, and overall satisfaction. Staff engagement is an ongoing process, and a change management plan should be flexible to adapt to evolving needs and challenges within the organization. Regularly assess the impact of the plan and adjust strategies as necessary to enhance staff engagement.</w:t>
      </w:r>
    </w:p>
    <w:p w:rsidR="00000000" w:rsidDel="00000000" w:rsidP="00000000" w:rsidRDefault="00000000" w:rsidRPr="00000000" w14:paraId="0000051F">
      <w:pPr>
        <w:widowControl w:val="0"/>
        <w:spacing w:before="25" w:line="244" w:lineRule="auto"/>
        <w:ind w:left="0" w:right="165" w:firstLine="0"/>
        <w:rPr>
          <w:rFonts w:ascii="Calibri" w:cs="Calibri" w:eastAsia="Calibri" w:hAnsi="Calibri"/>
          <w:b w:val="1"/>
          <w:color w:val="221f1f"/>
          <w:sz w:val="28"/>
          <w:szCs w:val="28"/>
        </w:rPr>
      </w:pPr>
      <w:r w:rsidDel="00000000" w:rsidR="00000000" w:rsidRPr="00000000">
        <w:rPr>
          <w:rtl w:val="0"/>
        </w:rPr>
      </w:r>
    </w:p>
    <w:p w:rsidR="00000000" w:rsidDel="00000000" w:rsidP="00000000" w:rsidRDefault="00000000" w:rsidRPr="00000000" w14:paraId="00000520">
      <w:pPr>
        <w:widowControl w:val="0"/>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Communicating a vision for change effectively is crucial to inspire and align your team or organization toward a common goal. The more you engage with your team and maintain transparency throughout the change process, the more likely they are to embrace and actively work towards the vision.</w:t>
      </w:r>
    </w:p>
    <w:p w:rsidR="00000000" w:rsidDel="00000000" w:rsidP="00000000" w:rsidRDefault="00000000" w:rsidRPr="00000000" w14:paraId="00000521">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522">
      <w:pPr>
        <w:widowControl w:val="0"/>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Implementing a change management plan for an arbitrage website involves a structured process to ensure that the planned changes are successfully adopted by the organization and its stakeholders. Successful implementation requires strong leadership, open communication, and a commitment to addressing challenges and making necessary adjustments as you move through the change process.</w:t>
      </w:r>
    </w:p>
    <w:p w:rsidR="00000000" w:rsidDel="00000000" w:rsidP="00000000" w:rsidRDefault="00000000" w:rsidRPr="00000000" w14:paraId="00000523">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524">
      <w:pPr>
        <w:widowControl w:val="0"/>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Empowering people through a change management plan involves giving them the knowledge, skills, and confidence to take ownership of their work and make meaningful contributions to the organization. Empowering people requires a cultural shift, ongoing commitment, and the creation of an environment that supports autonomy and accountability. Regularly engage with employees to understand their needs and concerns, and adapt your empowerment strategies accordingly.</w:t>
      </w:r>
    </w:p>
    <w:p w:rsidR="00000000" w:rsidDel="00000000" w:rsidP="00000000" w:rsidRDefault="00000000" w:rsidRPr="00000000" w14:paraId="00000525">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526">
      <w:pPr>
        <w:widowControl w:val="0"/>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Create quick wins by engaging the shareholders. Create a task force , simplify the change, monitor progress and maintain momentum Quick wins not only demonstrate the effectiveness of your change management plan but also create a sense of achievement and enthusiasm that can drive further progress and support for the overall change effort.</w:t>
      </w:r>
    </w:p>
    <w:p w:rsidR="00000000" w:rsidDel="00000000" w:rsidP="00000000" w:rsidRDefault="00000000" w:rsidRPr="00000000" w14:paraId="00000527">
      <w:pPr>
        <w:widowControl w:val="0"/>
        <w:spacing w:before="25" w:line="244" w:lineRule="auto"/>
        <w:ind w:left="0" w:right="165" w:firstLine="0"/>
        <w:rPr>
          <w:rFonts w:ascii="Calibri" w:cs="Calibri" w:eastAsia="Calibri" w:hAnsi="Calibri"/>
          <w:b w:val="1"/>
          <w:color w:val="221f1f"/>
          <w:sz w:val="28"/>
          <w:szCs w:val="28"/>
        </w:rPr>
      </w:pPr>
      <w:r w:rsidDel="00000000" w:rsidR="00000000" w:rsidRPr="00000000">
        <w:rPr>
          <w:rtl w:val="0"/>
        </w:rPr>
      </w:r>
    </w:p>
    <w:p w:rsidR="00000000" w:rsidDel="00000000" w:rsidP="00000000" w:rsidRDefault="00000000" w:rsidRPr="00000000" w14:paraId="00000528">
      <w:pPr>
        <w:widowControl w:val="0"/>
        <w:spacing w:before="25" w:line="244" w:lineRule="auto"/>
        <w:ind w:left="0" w:right="165" w:firstLine="0"/>
        <w:rPr>
          <w:rFonts w:ascii="Calibri" w:cs="Calibri" w:eastAsia="Calibri" w:hAnsi="Calibri"/>
          <w:b w:val="1"/>
          <w:color w:val="221f1f"/>
          <w:sz w:val="28"/>
          <w:szCs w:val="28"/>
        </w:rPr>
      </w:pPr>
      <w:r w:rsidDel="00000000" w:rsidR="00000000" w:rsidRPr="00000000">
        <w:rPr>
          <w:rtl w:val="0"/>
        </w:rPr>
      </w:r>
    </w:p>
    <w:p w:rsidR="00000000" w:rsidDel="00000000" w:rsidP="00000000" w:rsidRDefault="00000000" w:rsidRPr="00000000" w14:paraId="00000529">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52A">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52B">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52C">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52D">
      <w:pPr>
        <w:widowControl w:val="0"/>
        <w:spacing w:before="25" w:lineRule="auto"/>
        <w:ind w:left="0" w:firstLine="0"/>
        <w:rPr>
          <w:rFonts w:ascii="Calibri" w:cs="Calibri" w:eastAsia="Calibri" w:hAnsi="Calibri"/>
          <w:b w:val="1"/>
          <w:color w:val="221f1f"/>
          <w:sz w:val="28"/>
          <w:szCs w:val="28"/>
        </w:rPr>
      </w:pPr>
      <w:r w:rsidDel="00000000" w:rsidR="00000000" w:rsidRPr="00000000">
        <w:rPr>
          <w:rtl w:val="0"/>
        </w:rPr>
      </w:r>
    </w:p>
    <w:sectPr>
      <w:type w:val="nextPage"/>
      <w:pgSz w:h="15890" w:w="11920" w:orient="portrait"/>
      <w:pgMar w:bottom="900" w:top="1260" w:left="120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rebuchet MS"/>
  <w:font w:name="Impact"/>
  <w:font w:name="Calibri"/>
  <w:font w:name="Malgun Gothic"/>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653098</wp:posOffset>
              </wp:positionH>
              <wp:positionV relativeFrom="page">
                <wp:posOffset>698183</wp:posOffset>
              </wp:positionV>
              <wp:extent cx="1346200" cy="238125"/>
              <wp:effectExtent b="0" l="0" r="0" t="0"/>
              <wp:wrapNone/>
              <wp:docPr id="270" name=""/>
              <a:graphic>
                <a:graphicData uri="http://schemas.microsoft.com/office/word/2010/wordprocessingShape">
                  <wps:wsp>
                    <wps:cNvSpPr/>
                    <wps:cNvPr id="45" name="Shape 45"/>
                    <wps:spPr>
                      <a:xfrm>
                        <a:off x="4677663" y="3665700"/>
                        <a:ext cx="133667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STEEPANALYSIS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653098</wp:posOffset>
              </wp:positionH>
              <wp:positionV relativeFrom="page">
                <wp:posOffset>698183</wp:posOffset>
              </wp:positionV>
              <wp:extent cx="1346200" cy="238125"/>
              <wp:effectExtent b="0" l="0" r="0" t="0"/>
              <wp:wrapNone/>
              <wp:docPr id="270"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1346200" cy="23812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747713</wp:posOffset>
              </wp:positionV>
              <wp:extent cx="3764280" cy="238125"/>
              <wp:effectExtent b="0" l="0" r="0" t="0"/>
              <wp:wrapNone/>
              <wp:docPr id="310" name=""/>
              <a:graphic>
                <a:graphicData uri="http://schemas.microsoft.com/office/word/2010/wordprocessingShape">
                  <wps:wsp>
                    <wps:cNvSpPr/>
                    <wps:cNvPr id="158" name="Shape 158"/>
                    <wps:spPr>
                      <a:xfrm>
                        <a:off x="3468623" y="3665700"/>
                        <a:ext cx="375475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POST INTEREVIEW DEFREIFPRESENTATION: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747713</wp:posOffset>
              </wp:positionV>
              <wp:extent cx="3764280" cy="238125"/>
              <wp:effectExtent b="0" l="0" r="0" t="0"/>
              <wp:wrapNone/>
              <wp:docPr id="310"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3764280" cy="238125"/>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688023</wp:posOffset>
              </wp:positionH>
              <wp:positionV relativeFrom="page">
                <wp:posOffset>698183</wp:posOffset>
              </wp:positionV>
              <wp:extent cx="6273800" cy="238125"/>
              <wp:effectExtent b="0" l="0" r="0" t="0"/>
              <wp:wrapNone/>
              <wp:docPr id="265" name=""/>
              <a:graphic>
                <a:graphicData uri="http://schemas.microsoft.com/office/word/2010/wordprocessingShape">
                  <wps:wsp>
                    <wps:cNvSpPr/>
                    <wps:cNvPr id="34" name="Shape 34"/>
                    <wps:spPr>
                      <a:xfrm>
                        <a:off x="2213863" y="3665700"/>
                        <a:ext cx="626427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EMPATHY MAP &amp; USER JOURNEY TO GENERATE INTERVIEW QUESTIONS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688023</wp:posOffset>
              </wp:positionH>
              <wp:positionV relativeFrom="page">
                <wp:posOffset>698183</wp:posOffset>
              </wp:positionV>
              <wp:extent cx="6273800" cy="238125"/>
              <wp:effectExtent b="0" l="0" r="0" t="0"/>
              <wp:wrapNone/>
              <wp:docPr id="265"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6273800" cy="238125"/>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747713</wp:posOffset>
              </wp:positionV>
              <wp:extent cx="2149475" cy="238125"/>
              <wp:effectExtent b="0" l="0" r="0" t="0"/>
              <wp:wrapNone/>
              <wp:docPr id="303" name=""/>
              <a:graphic>
                <a:graphicData uri="http://schemas.microsoft.com/office/word/2010/wordprocessingShape">
                  <wps:wsp>
                    <wps:cNvSpPr/>
                    <wps:cNvPr id="147" name="Shape 147"/>
                    <wps:spPr>
                      <a:xfrm>
                        <a:off x="4276025" y="3665700"/>
                        <a:ext cx="213995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USER INTERVIEW NOTES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747713</wp:posOffset>
              </wp:positionV>
              <wp:extent cx="2149475" cy="238125"/>
              <wp:effectExtent b="0" l="0" r="0" t="0"/>
              <wp:wrapNone/>
              <wp:docPr id="303" name="image98.png"/>
              <a:graphic>
                <a:graphicData uri="http://schemas.openxmlformats.org/drawingml/2006/picture">
                  <pic:pic>
                    <pic:nvPicPr>
                      <pic:cNvPr id="0" name="image98.png"/>
                      <pic:cNvPicPr preferRelativeResize="0"/>
                    </pic:nvPicPr>
                    <pic:blipFill>
                      <a:blip r:embed="rId1"/>
                      <a:srcRect/>
                      <a:stretch>
                        <a:fillRect/>
                      </a:stretch>
                    </pic:blipFill>
                    <pic:spPr>
                      <a:xfrm>
                        <a:off x="0" y="0"/>
                        <a:ext cx="2149475" cy="238125"/>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688023</wp:posOffset>
              </wp:positionH>
              <wp:positionV relativeFrom="page">
                <wp:posOffset>708343</wp:posOffset>
              </wp:positionV>
              <wp:extent cx="2892425" cy="238125"/>
              <wp:effectExtent b="0" l="0" r="0" t="0"/>
              <wp:wrapNone/>
              <wp:docPr id="321" name=""/>
              <a:graphic>
                <a:graphicData uri="http://schemas.microsoft.com/office/word/2010/wordprocessingShape">
                  <wps:wsp>
                    <wps:cNvSpPr/>
                    <wps:cNvPr id="226" name="Shape 226"/>
                    <wps:spPr>
                      <a:xfrm>
                        <a:off x="3904550" y="3665700"/>
                        <a:ext cx="288290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STEEP ANALYSIS PRIORITIZATION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688023</wp:posOffset>
              </wp:positionH>
              <wp:positionV relativeFrom="page">
                <wp:posOffset>708343</wp:posOffset>
              </wp:positionV>
              <wp:extent cx="2892425" cy="238125"/>
              <wp:effectExtent b="0" l="0" r="0" t="0"/>
              <wp:wrapNone/>
              <wp:docPr id="321" name="image117.png"/>
              <a:graphic>
                <a:graphicData uri="http://schemas.openxmlformats.org/drawingml/2006/picture">
                  <pic:pic>
                    <pic:nvPicPr>
                      <pic:cNvPr id="0" name="image117.png"/>
                      <pic:cNvPicPr preferRelativeResize="0"/>
                    </pic:nvPicPr>
                    <pic:blipFill>
                      <a:blip r:embed="rId1"/>
                      <a:srcRect/>
                      <a:stretch>
                        <a:fillRect/>
                      </a:stretch>
                    </pic:blipFill>
                    <pic:spPr>
                      <a:xfrm>
                        <a:off x="0" y="0"/>
                        <a:ext cx="2892425" cy="238125"/>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4958080" cy="238125"/>
              <wp:effectExtent b="0" l="0" r="0" t="0"/>
              <wp:wrapNone/>
              <wp:docPr id="285" name=""/>
              <a:graphic>
                <a:graphicData uri="http://schemas.microsoft.com/office/word/2010/wordprocessingShape">
                  <wps:wsp>
                    <wps:cNvSpPr/>
                    <wps:cNvPr id="64" name="Shape 64"/>
                    <wps:spPr>
                      <a:xfrm>
                        <a:off x="2871723" y="3665700"/>
                        <a:ext cx="494855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PROJECT BRIEFAND OPPORTUNITY FRAMING TEMPLATE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4958080" cy="238125"/>
              <wp:effectExtent b="0" l="0" r="0" t="0"/>
              <wp:wrapNone/>
              <wp:docPr id="285"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4958080" cy="238125"/>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653098</wp:posOffset>
              </wp:positionH>
              <wp:positionV relativeFrom="page">
                <wp:posOffset>698183</wp:posOffset>
              </wp:positionV>
              <wp:extent cx="2122170" cy="238125"/>
              <wp:effectExtent b="0" l="0" r="0" t="0"/>
              <wp:wrapNone/>
              <wp:docPr id="297" name=""/>
              <a:graphic>
                <a:graphicData uri="http://schemas.microsoft.com/office/word/2010/wordprocessingShape">
                  <wps:wsp>
                    <wps:cNvSpPr/>
                    <wps:cNvPr id="141" name="Shape 141"/>
                    <wps:spPr>
                      <a:xfrm>
                        <a:off x="4289678" y="3665700"/>
                        <a:ext cx="211264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STEEP ANALYSIS MATRIX</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653098</wp:posOffset>
              </wp:positionH>
              <wp:positionV relativeFrom="page">
                <wp:posOffset>698183</wp:posOffset>
              </wp:positionV>
              <wp:extent cx="2122170" cy="238125"/>
              <wp:effectExtent b="0" l="0" r="0" t="0"/>
              <wp:wrapNone/>
              <wp:docPr id="297"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2122170" cy="2381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5911215" cy="238125"/>
              <wp:effectExtent b="0" l="0" r="0" t="0"/>
              <wp:wrapNone/>
              <wp:docPr id="315" name=""/>
              <a:graphic>
                <a:graphicData uri="http://schemas.microsoft.com/office/word/2010/wordprocessingShape">
                  <wps:wsp>
                    <wps:cNvSpPr/>
                    <wps:cNvPr id="206" name="Shape 206"/>
                    <wps:spPr>
                      <a:xfrm>
                        <a:off x="2395155" y="3665700"/>
                        <a:ext cx="590169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PROJECT BRIEF AND REFRAMING PROJECT CHALLENGES TEMPLATE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5911215" cy="238125"/>
              <wp:effectExtent b="0" l="0" r="0" t="0"/>
              <wp:wrapNone/>
              <wp:docPr id="315" name="image111.png"/>
              <a:graphic>
                <a:graphicData uri="http://schemas.openxmlformats.org/drawingml/2006/picture">
                  <pic:pic>
                    <pic:nvPicPr>
                      <pic:cNvPr id="0" name="image111.png"/>
                      <pic:cNvPicPr preferRelativeResize="0"/>
                    </pic:nvPicPr>
                    <pic:blipFill>
                      <a:blip r:embed="rId1"/>
                      <a:srcRect/>
                      <a:stretch>
                        <a:fillRect/>
                      </a:stretch>
                    </pic:blipFill>
                    <pic:spPr>
                      <a:xfrm>
                        <a:off x="0" y="0"/>
                        <a:ext cx="5911215" cy="238125"/>
                      </a:xfrm>
                      <a:prstGeom prst="rect"/>
                      <a:ln/>
                    </pic:spPr>
                  </pic:pic>
                </a:graphicData>
              </a:graphic>
            </wp:anchor>
          </w:drawing>
        </mc:Fallback>
      </mc:AlternateContent>
    </w: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708343</wp:posOffset>
              </wp:positionV>
              <wp:extent cx="1874520" cy="238125"/>
              <wp:effectExtent b="0" l="0" r="0" t="0"/>
              <wp:wrapNone/>
              <wp:docPr id="257" name=""/>
              <a:graphic>
                <a:graphicData uri="http://schemas.microsoft.com/office/word/2010/wordprocessingShape">
                  <wps:wsp>
                    <wps:cNvSpPr/>
                    <wps:cNvPr id="16" name="Shape 16"/>
                    <wps:spPr>
                      <a:xfrm>
                        <a:off x="4413503" y="3665700"/>
                        <a:ext cx="186499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CONCEPT SYNTHESIS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708343</wp:posOffset>
              </wp:positionV>
              <wp:extent cx="1874520" cy="238125"/>
              <wp:effectExtent b="0" l="0" r="0" t="0"/>
              <wp:wrapNone/>
              <wp:docPr id="257"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1874520" cy="238125"/>
                      </a:xfrm>
                      <a:prstGeom prst="rect"/>
                      <a:ln/>
                    </pic:spPr>
                  </pic:pic>
                </a:graphicData>
              </a:graphic>
            </wp:anchor>
          </w:drawing>
        </mc:Fallback>
      </mc:AlternateContent>
    </w: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6602730" cy="238125"/>
              <wp:effectExtent b="0" l="0" r="0" t="0"/>
              <wp:wrapNone/>
              <wp:docPr id="307" name=""/>
              <a:graphic>
                <a:graphicData uri="http://schemas.microsoft.com/office/word/2010/wordprocessingShape">
                  <wps:wsp>
                    <wps:cNvSpPr/>
                    <wps:cNvPr id="151" name="Shape 151"/>
                    <wps:spPr>
                      <a:xfrm>
                        <a:off x="2049398" y="3665700"/>
                        <a:ext cx="659320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SYNTHESIS: MAKING SENSE OF STEEP ANALYSIS AND STRATEGIC PRIORITIES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6602730" cy="238125"/>
              <wp:effectExtent b="0" l="0" r="0" t="0"/>
              <wp:wrapNone/>
              <wp:docPr id="307" name="image102.png"/>
              <a:graphic>
                <a:graphicData uri="http://schemas.openxmlformats.org/drawingml/2006/picture">
                  <pic:pic>
                    <pic:nvPicPr>
                      <pic:cNvPr id="0" name="image102.png"/>
                      <pic:cNvPicPr preferRelativeResize="0"/>
                    </pic:nvPicPr>
                    <pic:blipFill>
                      <a:blip r:embed="rId1"/>
                      <a:srcRect/>
                      <a:stretch>
                        <a:fillRect/>
                      </a:stretch>
                    </pic:blipFill>
                    <pic:spPr>
                      <a:xfrm>
                        <a:off x="0" y="0"/>
                        <a:ext cx="6602730" cy="238125"/>
                      </a:xfrm>
                      <a:prstGeom prst="rect"/>
                      <a:ln/>
                    </pic:spPr>
                  </pic:pic>
                </a:graphicData>
              </a:graphic>
            </wp:anchor>
          </w:drawing>
        </mc:Fallback>
      </mc:AlternateContent>
    </w: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688023</wp:posOffset>
              </wp:positionH>
              <wp:positionV relativeFrom="page">
                <wp:posOffset>705168</wp:posOffset>
              </wp:positionV>
              <wp:extent cx="2122170" cy="238125"/>
              <wp:effectExtent b="0" l="0" r="0" t="0"/>
              <wp:wrapNone/>
              <wp:docPr id="317" name=""/>
              <a:graphic>
                <a:graphicData uri="http://schemas.microsoft.com/office/word/2010/wordprocessingShape">
                  <wps:wsp>
                    <wps:cNvSpPr/>
                    <wps:cNvPr id="208" name="Shape 208"/>
                    <wps:spPr>
                      <a:xfrm>
                        <a:off x="4289678" y="3665700"/>
                        <a:ext cx="211264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STEEP ANALYSIS MATRIX</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688023</wp:posOffset>
              </wp:positionH>
              <wp:positionV relativeFrom="page">
                <wp:posOffset>705168</wp:posOffset>
              </wp:positionV>
              <wp:extent cx="2122170" cy="238125"/>
              <wp:effectExtent b="0" l="0" r="0" t="0"/>
              <wp:wrapNone/>
              <wp:docPr id="317" name="image113.png"/>
              <a:graphic>
                <a:graphicData uri="http://schemas.openxmlformats.org/drawingml/2006/picture">
                  <pic:pic>
                    <pic:nvPicPr>
                      <pic:cNvPr id="0" name="image113.png"/>
                      <pic:cNvPicPr preferRelativeResize="0"/>
                    </pic:nvPicPr>
                    <pic:blipFill>
                      <a:blip r:embed="rId1"/>
                      <a:srcRect/>
                      <a:stretch>
                        <a:fillRect/>
                      </a:stretch>
                    </pic:blipFill>
                    <pic:spPr>
                      <a:xfrm>
                        <a:off x="0" y="0"/>
                        <a:ext cx="2122170" cy="238125"/>
                      </a:xfrm>
                      <a:prstGeom prst="rect"/>
                      <a:ln/>
                    </pic:spPr>
                  </pic:pic>
                </a:graphicData>
              </a:graphic>
            </wp:anchor>
          </w:drawing>
        </mc:Fallback>
      </mc:AlternateContent>
    </w: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708343</wp:posOffset>
              </wp:positionV>
              <wp:extent cx="4558030" cy="238125"/>
              <wp:effectExtent b="0" l="0" r="0" t="0"/>
              <wp:wrapNone/>
              <wp:docPr id="260" name=""/>
              <a:graphic>
                <a:graphicData uri="http://schemas.microsoft.com/office/word/2010/wordprocessingShape">
                  <wps:wsp>
                    <wps:cNvSpPr/>
                    <wps:cNvPr id="19" name="Shape 19"/>
                    <wps:spPr>
                      <a:xfrm>
                        <a:off x="3071748" y="3665700"/>
                        <a:ext cx="454850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STAKEHOLDER ANALYSIS &amp; ENGAGEMENT STRATEGY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708343</wp:posOffset>
              </wp:positionV>
              <wp:extent cx="4558030" cy="238125"/>
              <wp:effectExtent b="0" l="0" r="0" t="0"/>
              <wp:wrapNone/>
              <wp:docPr id="260"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4558030" cy="238125"/>
                      </a:xfrm>
                      <a:prstGeom prst="rect"/>
                      <a:ln/>
                    </pic:spPr>
                  </pic:pic>
                </a:graphicData>
              </a:graphic>
            </wp:anchor>
          </w:drawing>
        </mc:Fallback>
      </mc:AlternateConten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690563</wp:posOffset>
              </wp:positionH>
              <wp:positionV relativeFrom="topMargin">
                <wp:align>bottom</wp:align>
              </wp:positionV>
              <wp:extent cx="3667125" cy="208915"/>
              <wp:effectExtent b="0" l="0" r="0" t="0"/>
              <wp:wrapNone/>
              <wp:docPr id="276" name=""/>
              <a:graphic>
                <a:graphicData uri="http://schemas.microsoft.com/office/word/2010/wordprocessingShape">
                  <wps:wsp>
                    <wps:cNvSpPr/>
                    <wps:cNvPr id="53" name="Shape 53"/>
                    <wps:spPr>
                      <a:xfrm>
                        <a:off x="3517200" y="3680305"/>
                        <a:ext cx="3657600" cy="19939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STAKEHOLDER MAPPING MATRIX</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690563</wp:posOffset>
              </wp:positionH>
              <wp:positionV relativeFrom="topMargin">
                <wp:align>bottom</wp:align>
              </wp:positionV>
              <wp:extent cx="3667125" cy="208915"/>
              <wp:effectExtent b="0" l="0" r="0" t="0"/>
              <wp:wrapNone/>
              <wp:docPr id="276"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3667125" cy="208915"/>
                      </a:xfrm>
                      <a:prstGeom prst="rect"/>
                      <a:ln/>
                    </pic:spPr>
                  </pic:pic>
                </a:graphicData>
              </a:graphic>
            </wp:anchor>
          </w:drawing>
        </mc:Fallback>
      </mc:AlternateContent>
    </w: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3915410" cy="238125"/>
              <wp:effectExtent b="0" l="0" r="0" t="0"/>
              <wp:wrapNone/>
              <wp:docPr id="269" name=""/>
              <a:graphic>
                <a:graphicData uri="http://schemas.microsoft.com/office/word/2010/wordprocessingShape">
                  <wps:wsp>
                    <wps:cNvSpPr/>
                    <wps:cNvPr id="44" name="Shape 44"/>
                    <wps:spPr>
                      <a:xfrm>
                        <a:off x="3393058" y="3665700"/>
                        <a:ext cx="390588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MAPPING ORGANIZATION ACTIVITY SYSTEM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3915410" cy="238125"/>
              <wp:effectExtent b="0" l="0" r="0" t="0"/>
              <wp:wrapNone/>
              <wp:docPr id="269"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3915410" cy="2381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701993</wp:posOffset>
              </wp:positionH>
              <wp:positionV relativeFrom="page">
                <wp:posOffset>698183</wp:posOffset>
              </wp:positionV>
              <wp:extent cx="3081655" cy="238125"/>
              <wp:effectExtent b="0" l="0" r="0" t="0"/>
              <wp:wrapNone/>
              <wp:docPr id="279" name=""/>
              <a:graphic>
                <a:graphicData uri="http://schemas.microsoft.com/office/word/2010/wordprocessingShape">
                  <wps:wsp>
                    <wps:cNvSpPr/>
                    <wps:cNvPr id="57" name="Shape 57"/>
                    <wps:spPr>
                      <a:xfrm>
                        <a:off x="3809935" y="3665700"/>
                        <a:ext cx="307213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GENERATE INTERVIEW QUESTIONS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701993</wp:posOffset>
              </wp:positionH>
              <wp:positionV relativeFrom="page">
                <wp:posOffset>698183</wp:posOffset>
              </wp:positionV>
              <wp:extent cx="3081655" cy="238125"/>
              <wp:effectExtent b="0" l="0" r="0" t="0"/>
              <wp:wrapNone/>
              <wp:docPr id="279"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3081655" cy="238125"/>
                      </a:xfrm>
                      <a:prstGeom prst="rect"/>
                      <a:ln/>
                    </pic:spPr>
                  </pic:pic>
                </a:graphicData>
              </a:graphic>
            </wp:anchor>
          </w:drawing>
        </mc:Fallback>
      </mc:AlternateContent>
    </w: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3954145" cy="238125"/>
              <wp:effectExtent b="0" l="0" r="0" t="0"/>
              <wp:wrapNone/>
              <wp:docPr id="288" name=""/>
              <a:graphic>
                <a:graphicData uri="http://schemas.microsoft.com/office/word/2010/wordprocessingShape">
                  <wps:wsp>
                    <wps:cNvSpPr/>
                    <wps:cNvPr id="113" name="Shape 113"/>
                    <wps:spPr>
                      <a:xfrm>
                        <a:off x="3373690" y="3665700"/>
                        <a:ext cx="394462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REFRAMING THE OPPORTUNITIES TEMPLATE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3954145" cy="238125"/>
              <wp:effectExtent b="0" l="0" r="0" t="0"/>
              <wp:wrapNone/>
              <wp:docPr id="288" name="image63.png"/>
              <a:graphic>
                <a:graphicData uri="http://schemas.openxmlformats.org/drawingml/2006/picture">
                  <pic:pic>
                    <pic:nvPicPr>
                      <pic:cNvPr id="0" name="image63.png"/>
                      <pic:cNvPicPr preferRelativeResize="0"/>
                    </pic:nvPicPr>
                    <pic:blipFill>
                      <a:blip r:embed="rId1"/>
                      <a:srcRect/>
                      <a:stretch>
                        <a:fillRect/>
                      </a:stretch>
                    </pic:blipFill>
                    <pic:spPr>
                      <a:xfrm>
                        <a:off x="0" y="0"/>
                        <a:ext cx="3954145" cy="238125"/>
                      </a:xfrm>
                      <a:prstGeom prst="rect"/>
                      <a:ln/>
                    </pic:spPr>
                  </pic:pic>
                </a:graphicData>
              </a:graphic>
            </wp:anchor>
          </w:drawing>
        </mc:Fallback>
      </mc:AlternateContent>
    </w: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2087880" cy="238125"/>
              <wp:effectExtent b="0" l="0" r="0" t="0"/>
              <wp:wrapNone/>
              <wp:docPr id="282" name=""/>
              <a:graphic>
                <a:graphicData uri="http://schemas.microsoft.com/office/word/2010/wordprocessingShape">
                  <wps:wsp>
                    <wps:cNvSpPr/>
                    <wps:cNvPr id="61" name="Shape 61"/>
                    <wps:spPr>
                      <a:xfrm>
                        <a:off x="4306823" y="3665700"/>
                        <a:ext cx="2078355"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M–A–R–S FRAMEWORK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2087880" cy="238125"/>
              <wp:effectExtent b="0" l="0" r="0" t="0"/>
              <wp:wrapNone/>
              <wp:docPr id="282"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2087880" cy="238125"/>
                      </a:xfrm>
                      <a:prstGeom prst="rect"/>
                      <a:ln/>
                    </pic:spPr>
                  </pic:pic>
                </a:graphicData>
              </a:graphic>
            </wp:anchor>
          </w:drawing>
        </mc:Fallback>
      </mc:AlternateContent>
    </w: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709613</wp:posOffset>
              </wp:positionH>
              <wp:positionV relativeFrom="page">
                <wp:posOffset>690563</wp:posOffset>
              </wp:positionV>
              <wp:extent cx="7096125" cy="361950"/>
              <wp:effectExtent b="0" l="0" r="0" t="0"/>
              <wp:wrapNone/>
              <wp:docPr id="273" name=""/>
              <a:graphic>
                <a:graphicData uri="http://schemas.microsoft.com/office/word/2010/wordprocessingShape">
                  <wps:wsp>
                    <wps:cNvSpPr/>
                    <wps:cNvPr id="48" name="Shape 48"/>
                    <wps:spPr>
                      <a:xfrm>
                        <a:off x="1802700" y="3603788"/>
                        <a:ext cx="7086600" cy="352425"/>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STAKEHOLDER LINKS &amp; RELATIONSHIP MAPPING TEMPLATE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709613</wp:posOffset>
              </wp:positionH>
              <wp:positionV relativeFrom="page">
                <wp:posOffset>690563</wp:posOffset>
              </wp:positionV>
              <wp:extent cx="7096125" cy="361950"/>
              <wp:effectExtent b="0" l="0" r="0" t="0"/>
              <wp:wrapNone/>
              <wp:docPr id="273"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7096125" cy="361950"/>
                      </a:xfrm>
                      <a:prstGeom prst="rect"/>
                      <a:ln/>
                    </pic:spPr>
                  </pic:pic>
                </a:graphicData>
              </a:graphic>
            </wp:anchor>
          </w:drawing>
        </mc:Fallback>
      </mc:AlternateContent>
    </w: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4008755" cy="238125"/>
              <wp:effectExtent b="0" l="0" r="0" t="0"/>
              <wp:wrapNone/>
              <wp:docPr id="258" name=""/>
              <a:graphic>
                <a:graphicData uri="http://schemas.microsoft.com/office/word/2010/wordprocessingShape">
                  <wps:wsp>
                    <wps:cNvSpPr/>
                    <wps:cNvPr id="17" name="Shape 17"/>
                    <wps:spPr>
                      <a:xfrm>
                        <a:off x="3346385" y="3665700"/>
                        <a:ext cx="399923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WHAT IS OUR CHANGE MANAGEMENT PLAN?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706438</wp:posOffset>
              </wp:positionH>
              <wp:positionV relativeFrom="page">
                <wp:posOffset>698183</wp:posOffset>
              </wp:positionV>
              <wp:extent cx="4008755" cy="238125"/>
              <wp:effectExtent b="0" l="0" r="0" t="0"/>
              <wp:wrapNone/>
              <wp:docPr id="258"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4008755" cy="2381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688023</wp:posOffset>
              </wp:positionH>
              <wp:positionV relativeFrom="page">
                <wp:posOffset>698183</wp:posOffset>
              </wp:positionV>
              <wp:extent cx="2025015" cy="238125"/>
              <wp:effectExtent b="0" l="0" r="0" t="0"/>
              <wp:wrapNone/>
              <wp:docPr id="256" name=""/>
              <a:graphic>
                <a:graphicData uri="http://schemas.microsoft.com/office/word/2010/wordprocessingShape">
                  <wps:wsp>
                    <wps:cNvSpPr/>
                    <wps:cNvPr id="15" name="Shape 15"/>
                    <wps:spPr>
                      <a:xfrm>
                        <a:off x="4338255" y="3665700"/>
                        <a:ext cx="201549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STORY BOARD CANVAS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688023</wp:posOffset>
              </wp:positionH>
              <wp:positionV relativeFrom="page">
                <wp:posOffset>698183</wp:posOffset>
              </wp:positionV>
              <wp:extent cx="2025015" cy="238125"/>
              <wp:effectExtent b="0" l="0" r="0" t="0"/>
              <wp:wrapNone/>
              <wp:docPr id="256"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025015" cy="23812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688023</wp:posOffset>
              </wp:positionH>
              <wp:positionV relativeFrom="page">
                <wp:posOffset>698183</wp:posOffset>
              </wp:positionV>
              <wp:extent cx="2398395" cy="238125"/>
              <wp:effectExtent b="0" l="0" r="0" t="0"/>
              <wp:wrapNone/>
              <wp:docPr id="299" name=""/>
              <a:graphic>
                <a:graphicData uri="http://schemas.microsoft.com/office/word/2010/wordprocessingShape">
                  <wps:wsp>
                    <wps:cNvSpPr/>
                    <wps:cNvPr id="143" name="Shape 143"/>
                    <wps:spPr>
                      <a:xfrm>
                        <a:off x="4151565" y="3665700"/>
                        <a:ext cx="2388870" cy="228600"/>
                      </a:xfrm>
                      <a:prstGeom prst="rect">
                        <a:avLst/>
                      </a:prstGeom>
                      <a:noFill/>
                      <a:ln>
                        <a:noFill/>
                      </a:ln>
                    </wps:spPr>
                    <wps:txbx>
                      <w:txbxContent>
                        <w:p w:rsidR="00000000" w:rsidDel="00000000" w:rsidP="00000000" w:rsidRDefault="00000000" w:rsidRPr="00000000">
                          <w:pPr>
                            <w:spacing w:after="0" w:before="0" w:line="345"/>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221f1f"/>
                              <w:sz w:val="32"/>
                              <w:vertAlign w:val="baseline"/>
                            </w:rPr>
                            <w:t xml:space="preserve">STORY BOARDING CANVAS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688023</wp:posOffset>
              </wp:positionH>
              <wp:positionV relativeFrom="page">
                <wp:posOffset>698183</wp:posOffset>
              </wp:positionV>
              <wp:extent cx="2398395" cy="238125"/>
              <wp:effectExtent b="0" l="0" r="0" t="0"/>
              <wp:wrapNone/>
              <wp:docPr id="299" name="image94.png"/>
              <a:graphic>
                <a:graphicData uri="http://schemas.openxmlformats.org/drawingml/2006/picture">
                  <pic:pic>
                    <pic:nvPicPr>
                      <pic:cNvPr id="0" name="image94.png"/>
                      <pic:cNvPicPr preferRelativeResize="0"/>
                    </pic:nvPicPr>
                    <pic:blipFill>
                      <a:blip r:embed="rId1"/>
                      <a:srcRect/>
                      <a:stretch>
                        <a:fillRect/>
                      </a:stretch>
                    </pic:blipFill>
                    <pic:spPr>
                      <a:xfrm>
                        <a:off x="0" y="0"/>
                        <a:ext cx="2398395" cy="2381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60" w:hanging="360"/>
      </w:pPr>
      <w:rPr>
        <w:color w:val="221f1f"/>
      </w:rPr>
    </w:lvl>
    <w:lvl w:ilvl="1">
      <w:start w:val="1"/>
      <w:numFmt w:val="lowerLetter"/>
      <w:lvlText w:val="%2."/>
      <w:lvlJc w:val="left"/>
      <w:pPr>
        <w:ind w:left="1690" w:hanging="360"/>
      </w:pPr>
      <w:rPr/>
    </w:lvl>
    <w:lvl w:ilvl="2">
      <w:start w:val="1"/>
      <w:numFmt w:val="lowerRoman"/>
      <w:lvlText w:val="%3."/>
      <w:lvlJc w:val="right"/>
      <w:pPr>
        <w:ind w:left="2410" w:hanging="180"/>
      </w:pPr>
      <w:rPr/>
    </w:lvl>
    <w:lvl w:ilvl="3">
      <w:start w:val="1"/>
      <w:numFmt w:val="decimal"/>
      <w:lvlText w:val="%4."/>
      <w:lvlJc w:val="left"/>
      <w:pPr>
        <w:ind w:left="3130" w:hanging="360"/>
      </w:pPr>
      <w:rPr/>
    </w:lvl>
    <w:lvl w:ilvl="4">
      <w:start w:val="1"/>
      <w:numFmt w:val="lowerLetter"/>
      <w:lvlText w:val="%5."/>
      <w:lvlJc w:val="left"/>
      <w:pPr>
        <w:ind w:left="3850" w:hanging="360"/>
      </w:pPr>
      <w:rPr/>
    </w:lvl>
    <w:lvl w:ilvl="5">
      <w:start w:val="1"/>
      <w:numFmt w:val="lowerRoman"/>
      <w:lvlText w:val="%6."/>
      <w:lvlJc w:val="right"/>
      <w:pPr>
        <w:ind w:left="4570" w:hanging="180"/>
      </w:pPr>
      <w:rPr/>
    </w:lvl>
    <w:lvl w:ilvl="6">
      <w:start w:val="1"/>
      <w:numFmt w:val="decimal"/>
      <w:lvlText w:val="%7."/>
      <w:lvlJc w:val="left"/>
      <w:pPr>
        <w:ind w:left="5290" w:hanging="360"/>
      </w:pPr>
      <w:rPr/>
    </w:lvl>
    <w:lvl w:ilvl="7">
      <w:start w:val="1"/>
      <w:numFmt w:val="lowerLetter"/>
      <w:lvlText w:val="%8."/>
      <w:lvlJc w:val="left"/>
      <w:pPr>
        <w:ind w:left="6010" w:hanging="360"/>
      </w:pPr>
      <w:rPr/>
    </w:lvl>
    <w:lvl w:ilvl="8">
      <w:start w:val="1"/>
      <w:numFmt w:val="lowerRoman"/>
      <w:lvlText w:val="%9."/>
      <w:lvlJc w:val="right"/>
      <w:pPr>
        <w:ind w:left="6730" w:hanging="180"/>
      </w:pPr>
      <w:rPr/>
    </w:lvl>
  </w:abstractNum>
  <w:abstractNum w:abstractNumId="2">
    <w:lvl w:ilvl="0">
      <w:start w:val="0"/>
      <w:numFmt w:val="bullet"/>
      <w:lvlText w:val="•"/>
      <w:lvlJc w:val="left"/>
      <w:pPr>
        <w:ind w:left="673" w:hanging="570"/>
      </w:pPr>
      <w:rPr>
        <w:rFonts w:ascii="Calibri" w:cs="Calibri" w:eastAsia="Calibri" w:hAnsi="Calibri"/>
        <w:color w:val="221f1f"/>
        <w:sz w:val="24"/>
        <w:szCs w:val="24"/>
      </w:rPr>
    </w:lvl>
    <w:lvl w:ilvl="1">
      <w:start w:val="0"/>
      <w:numFmt w:val="bullet"/>
      <w:lvlText w:val="•"/>
      <w:lvlJc w:val="left"/>
      <w:pPr>
        <w:ind w:left="1990" w:hanging="570"/>
      </w:pPr>
      <w:rPr/>
    </w:lvl>
    <w:lvl w:ilvl="2">
      <w:start w:val="0"/>
      <w:numFmt w:val="bullet"/>
      <w:lvlText w:val="•"/>
      <w:lvlJc w:val="left"/>
      <w:pPr>
        <w:ind w:left="3300" w:hanging="570"/>
      </w:pPr>
      <w:rPr/>
    </w:lvl>
    <w:lvl w:ilvl="3">
      <w:start w:val="0"/>
      <w:numFmt w:val="bullet"/>
      <w:lvlText w:val="•"/>
      <w:lvlJc w:val="left"/>
      <w:pPr>
        <w:ind w:left="4610" w:hanging="570"/>
      </w:pPr>
      <w:rPr/>
    </w:lvl>
    <w:lvl w:ilvl="4">
      <w:start w:val="0"/>
      <w:numFmt w:val="bullet"/>
      <w:lvlText w:val="•"/>
      <w:lvlJc w:val="left"/>
      <w:pPr>
        <w:ind w:left="5920" w:hanging="570"/>
      </w:pPr>
      <w:rPr/>
    </w:lvl>
    <w:lvl w:ilvl="5">
      <w:start w:val="0"/>
      <w:numFmt w:val="bullet"/>
      <w:lvlText w:val="•"/>
      <w:lvlJc w:val="left"/>
      <w:pPr>
        <w:ind w:left="7230" w:hanging="570"/>
      </w:pPr>
      <w:rPr/>
    </w:lvl>
    <w:lvl w:ilvl="6">
      <w:start w:val="0"/>
      <w:numFmt w:val="bullet"/>
      <w:lvlText w:val="•"/>
      <w:lvlJc w:val="left"/>
      <w:pPr>
        <w:ind w:left="8540" w:hanging="570"/>
      </w:pPr>
      <w:rPr/>
    </w:lvl>
    <w:lvl w:ilvl="7">
      <w:start w:val="0"/>
      <w:numFmt w:val="bullet"/>
      <w:lvlText w:val="•"/>
      <w:lvlJc w:val="left"/>
      <w:pPr>
        <w:ind w:left="9850" w:hanging="570"/>
      </w:pPr>
      <w:rPr/>
    </w:lvl>
    <w:lvl w:ilvl="8">
      <w:start w:val="0"/>
      <w:numFmt w:val="bullet"/>
      <w:lvlText w:val="•"/>
      <w:lvlJc w:val="left"/>
      <w:pPr>
        <w:ind w:left="11160" w:hanging="570"/>
      </w:pPr>
      <w:rPr/>
    </w:lvl>
  </w:abstractNum>
  <w:abstractNum w:abstractNumId="3">
    <w:lvl w:ilvl="0">
      <w:start w:val="0"/>
      <w:numFmt w:val="bullet"/>
      <w:lvlText w:val="•"/>
      <w:lvlJc w:val="left"/>
      <w:pPr>
        <w:ind w:left="448" w:hanging="361.00000000000006"/>
      </w:pPr>
      <w:rPr>
        <w:rFonts w:ascii="Calibri" w:cs="Calibri" w:eastAsia="Calibri" w:hAnsi="Calibri"/>
        <w:color w:val="0083c9"/>
        <w:sz w:val="24"/>
        <w:szCs w:val="24"/>
      </w:rPr>
    </w:lvl>
    <w:lvl w:ilvl="1">
      <w:start w:val="0"/>
      <w:numFmt w:val="bullet"/>
      <w:lvlText w:val="•"/>
      <w:lvlJc w:val="left"/>
      <w:pPr>
        <w:ind w:left="9521" w:hanging="363"/>
      </w:pPr>
      <w:rPr>
        <w:rFonts w:ascii="Calibri" w:cs="Calibri" w:eastAsia="Calibri" w:hAnsi="Calibri"/>
        <w:color w:val="0083c9"/>
        <w:sz w:val="24"/>
        <w:szCs w:val="24"/>
      </w:rPr>
    </w:lvl>
    <w:lvl w:ilvl="2">
      <w:start w:val="0"/>
      <w:numFmt w:val="bullet"/>
      <w:lvlText w:val="•"/>
      <w:lvlJc w:val="left"/>
      <w:pPr>
        <w:ind w:left="9972" w:hanging="363"/>
      </w:pPr>
      <w:rPr/>
    </w:lvl>
    <w:lvl w:ilvl="3">
      <w:start w:val="0"/>
      <w:numFmt w:val="bullet"/>
      <w:lvlText w:val="•"/>
      <w:lvlJc w:val="left"/>
      <w:pPr>
        <w:ind w:left="10424" w:hanging="362.9999999999982"/>
      </w:pPr>
      <w:rPr/>
    </w:lvl>
    <w:lvl w:ilvl="4">
      <w:start w:val="0"/>
      <w:numFmt w:val="bullet"/>
      <w:lvlText w:val="•"/>
      <w:lvlJc w:val="left"/>
      <w:pPr>
        <w:ind w:left="10876" w:hanging="363"/>
      </w:pPr>
      <w:rPr/>
    </w:lvl>
    <w:lvl w:ilvl="5">
      <w:start w:val="0"/>
      <w:numFmt w:val="bullet"/>
      <w:lvlText w:val="•"/>
      <w:lvlJc w:val="left"/>
      <w:pPr>
        <w:ind w:left="11328" w:hanging="363"/>
      </w:pPr>
      <w:rPr/>
    </w:lvl>
    <w:lvl w:ilvl="6">
      <w:start w:val="0"/>
      <w:numFmt w:val="bullet"/>
      <w:lvlText w:val="•"/>
      <w:lvlJc w:val="left"/>
      <w:pPr>
        <w:ind w:left="11781" w:hanging="363"/>
      </w:pPr>
      <w:rPr/>
    </w:lvl>
    <w:lvl w:ilvl="7">
      <w:start w:val="0"/>
      <w:numFmt w:val="bullet"/>
      <w:lvlText w:val="•"/>
      <w:lvlJc w:val="left"/>
      <w:pPr>
        <w:ind w:left="12233" w:hanging="363"/>
      </w:pPr>
      <w:rPr/>
    </w:lvl>
    <w:lvl w:ilvl="8">
      <w:start w:val="0"/>
      <w:numFmt w:val="bullet"/>
      <w:lvlText w:val="•"/>
      <w:lvlJc w:val="left"/>
      <w:pPr>
        <w:ind w:left="12685" w:hanging="363"/>
      </w:pPr>
      <w:rPr/>
    </w:lvl>
  </w:abstractNum>
  <w:abstractNum w:abstractNumId="4">
    <w:lvl w:ilvl="0">
      <w:start w:val="0"/>
      <w:numFmt w:val="bullet"/>
      <w:lvlText w:val="•"/>
      <w:lvlJc w:val="left"/>
      <w:pPr>
        <w:ind w:left="446" w:hanging="360"/>
      </w:pPr>
      <w:rPr>
        <w:rFonts w:ascii="Calibri" w:cs="Calibri" w:eastAsia="Calibri" w:hAnsi="Calibri"/>
        <w:color w:val="0083c9"/>
        <w:sz w:val="24"/>
        <w:szCs w:val="24"/>
      </w:rPr>
    </w:lvl>
    <w:lvl w:ilvl="1">
      <w:start w:val="0"/>
      <w:numFmt w:val="bullet"/>
      <w:lvlText w:val="•"/>
      <w:lvlJc w:val="left"/>
      <w:pPr>
        <w:ind w:left="847" w:hanging="360"/>
      </w:pPr>
      <w:rPr/>
    </w:lvl>
    <w:lvl w:ilvl="2">
      <w:start w:val="0"/>
      <w:numFmt w:val="bullet"/>
      <w:lvlText w:val="•"/>
      <w:lvlJc w:val="left"/>
      <w:pPr>
        <w:ind w:left="1255" w:hanging="360"/>
      </w:pPr>
      <w:rPr/>
    </w:lvl>
    <w:lvl w:ilvl="3">
      <w:start w:val="0"/>
      <w:numFmt w:val="bullet"/>
      <w:lvlText w:val="•"/>
      <w:lvlJc w:val="left"/>
      <w:pPr>
        <w:ind w:left="1663" w:hanging="360"/>
      </w:pPr>
      <w:rPr/>
    </w:lvl>
    <w:lvl w:ilvl="4">
      <w:start w:val="0"/>
      <w:numFmt w:val="bullet"/>
      <w:lvlText w:val="•"/>
      <w:lvlJc w:val="left"/>
      <w:pPr>
        <w:ind w:left="2070" w:hanging="360"/>
      </w:pPr>
      <w:rPr/>
    </w:lvl>
    <w:lvl w:ilvl="5">
      <w:start w:val="0"/>
      <w:numFmt w:val="bullet"/>
      <w:lvlText w:val="•"/>
      <w:lvlJc w:val="left"/>
      <w:pPr>
        <w:ind w:left="2478" w:hanging="360"/>
      </w:pPr>
      <w:rPr/>
    </w:lvl>
    <w:lvl w:ilvl="6">
      <w:start w:val="0"/>
      <w:numFmt w:val="bullet"/>
      <w:lvlText w:val="•"/>
      <w:lvlJc w:val="left"/>
      <w:pPr>
        <w:ind w:left="2886" w:hanging="360"/>
      </w:pPr>
      <w:rPr/>
    </w:lvl>
    <w:lvl w:ilvl="7">
      <w:start w:val="0"/>
      <w:numFmt w:val="bullet"/>
      <w:lvlText w:val="•"/>
      <w:lvlJc w:val="left"/>
      <w:pPr>
        <w:ind w:left="3293" w:hanging="360"/>
      </w:pPr>
      <w:rPr/>
    </w:lvl>
    <w:lvl w:ilvl="8">
      <w:start w:val="0"/>
      <w:numFmt w:val="bullet"/>
      <w:lvlText w:val="•"/>
      <w:lvlJc w:val="left"/>
      <w:pPr>
        <w:ind w:left="3701" w:hanging="360"/>
      </w:pPr>
      <w:rPr/>
    </w:lvl>
  </w:abstractNum>
  <w:abstractNum w:abstractNumId="5">
    <w:lvl w:ilvl="0">
      <w:start w:val="0"/>
      <w:numFmt w:val="bullet"/>
      <w:lvlText w:val="•"/>
      <w:lvlJc w:val="left"/>
      <w:pPr>
        <w:ind w:left="4985" w:hanging="363"/>
      </w:pPr>
      <w:rPr>
        <w:rFonts w:ascii="Calibri" w:cs="Calibri" w:eastAsia="Calibri" w:hAnsi="Calibri"/>
        <w:color w:val="0083c9"/>
        <w:sz w:val="24"/>
        <w:szCs w:val="24"/>
      </w:rPr>
    </w:lvl>
    <w:lvl w:ilvl="1">
      <w:start w:val="0"/>
      <w:numFmt w:val="bullet"/>
      <w:lvlText w:val="•"/>
      <w:lvlJc w:val="left"/>
      <w:pPr>
        <w:ind w:left="9521" w:hanging="363"/>
      </w:pPr>
      <w:rPr>
        <w:rFonts w:ascii="Calibri" w:cs="Calibri" w:eastAsia="Calibri" w:hAnsi="Calibri"/>
        <w:color w:val="0083c9"/>
        <w:sz w:val="24"/>
        <w:szCs w:val="24"/>
      </w:rPr>
    </w:lvl>
    <w:lvl w:ilvl="2">
      <w:start w:val="0"/>
      <w:numFmt w:val="bullet"/>
      <w:lvlText w:val="•"/>
      <w:lvlJc w:val="left"/>
      <w:pPr>
        <w:ind w:left="9972" w:hanging="363"/>
      </w:pPr>
      <w:rPr/>
    </w:lvl>
    <w:lvl w:ilvl="3">
      <w:start w:val="0"/>
      <w:numFmt w:val="bullet"/>
      <w:lvlText w:val="•"/>
      <w:lvlJc w:val="left"/>
      <w:pPr>
        <w:ind w:left="10424" w:hanging="362.9999999999982"/>
      </w:pPr>
      <w:rPr/>
    </w:lvl>
    <w:lvl w:ilvl="4">
      <w:start w:val="0"/>
      <w:numFmt w:val="bullet"/>
      <w:lvlText w:val="•"/>
      <w:lvlJc w:val="left"/>
      <w:pPr>
        <w:ind w:left="10876" w:hanging="363"/>
      </w:pPr>
      <w:rPr/>
    </w:lvl>
    <w:lvl w:ilvl="5">
      <w:start w:val="0"/>
      <w:numFmt w:val="bullet"/>
      <w:lvlText w:val="•"/>
      <w:lvlJc w:val="left"/>
      <w:pPr>
        <w:ind w:left="11328" w:hanging="363"/>
      </w:pPr>
      <w:rPr/>
    </w:lvl>
    <w:lvl w:ilvl="6">
      <w:start w:val="0"/>
      <w:numFmt w:val="bullet"/>
      <w:lvlText w:val="•"/>
      <w:lvlJc w:val="left"/>
      <w:pPr>
        <w:ind w:left="11781" w:hanging="363"/>
      </w:pPr>
      <w:rPr/>
    </w:lvl>
    <w:lvl w:ilvl="7">
      <w:start w:val="0"/>
      <w:numFmt w:val="bullet"/>
      <w:lvlText w:val="•"/>
      <w:lvlJc w:val="left"/>
      <w:pPr>
        <w:ind w:left="12233" w:hanging="363"/>
      </w:pPr>
      <w:rPr/>
    </w:lvl>
    <w:lvl w:ilvl="8">
      <w:start w:val="0"/>
      <w:numFmt w:val="bullet"/>
      <w:lvlText w:val="•"/>
      <w:lvlJc w:val="left"/>
      <w:pPr>
        <w:ind w:left="12685" w:hanging="363"/>
      </w:pPr>
      <w:rPr/>
    </w:lvl>
  </w:abstractNum>
  <w:abstractNum w:abstractNumId="6">
    <w:lvl w:ilvl="0">
      <w:start w:val="0"/>
      <w:numFmt w:val="bullet"/>
      <w:lvlText w:val="•"/>
      <w:lvlJc w:val="left"/>
      <w:pPr>
        <w:ind w:left="448" w:hanging="360"/>
      </w:pPr>
      <w:rPr>
        <w:rFonts w:ascii="Calibri" w:cs="Calibri" w:eastAsia="Calibri" w:hAnsi="Calibri"/>
        <w:color w:val="0083c9"/>
        <w:sz w:val="24"/>
        <w:szCs w:val="24"/>
      </w:rPr>
    </w:lvl>
    <w:lvl w:ilvl="1">
      <w:start w:val="0"/>
      <w:numFmt w:val="bullet"/>
      <w:lvlText w:val="•"/>
      <w:lvlJc w:val="left"/>
      <w:pPr>
        <w:ind w:left="847" w:hanging="360"/>
      </w:pPr>
      <w:rPr/>
    </w:lvl>
    <w:lvl w:ilvl="2">
      <w:start w:val="0"/>
      <w:numFmt w:val="bullet"/>
      <w:lvlText w:val="•"/>
      <w:lvlJc w:val="left"/>
      <w:pPr>
        <w:ind w:left="1255" w:hanging="360"/>
      </w:pPr>
      <w:rPr/>
    </w:lvl>
    <w:lvl w:ilvl="3">
      <w:start w:val="0"/>
      <w:numFmt w:val="bullet"/>
      <w:lvlText w:val="•"/>
      <w:lvlJc w:val="left"/>
      <w:pPr>
        <w:ind w:left="1663" w:hanging="360"/>
      </w:pPr>
      <w:rPr/>
    </w:lvl>
    <w:lvl w:ilvl="4">
      <w:start w:val="0"/>
      <w:numFmt w:val="bullet"/>
      <w:lvlText w:val="•"/>
      <w:lvlJc w:val="left"/>
      <w:pPr>
        <w:ind w:left="2070" w:hanging="360"/>
      </w:pPr>
      <w:rPr/>
    </w:lvl>
    <w:lvl w:ilvl="5">
      <w:start w:val="0"/>
      <w:numFmt w:val="bullet"/>
      <w:lvlText w:val="•"/>
      <w:lvlJc w:val="left"/>
      <w:pPr>
        <w:ind w:left="2478" w:hanging="360"/>
      </w:pPr>
      <w:rPr/>
    </w:lvl>
    <w:lvl w:ilvl="6">
      <w:start w:val="0"/>
      <w:numFmt w:val="bullet"/>
      <w:lvlText w:val="•"/>
      <w:lvlJc w:val="left"/>
      <w:pPr>
        <w:ind w:left="2886" w:hanging="360"/>
      </w:pPr>
      <w:rPr/>
    </w:lvl>
    <w:lvl w:ilvl="7">
      <w:start w:val="0"/>
      <w:numFmt w:val="bullet"/>
      <w:lvlText w:val="•"/>
      <w:lvlJc w:val="left"/>
      <w:pPr>
        <w:ind w:left="3293" w:hanging="360"/>
      </w:pPr>
      <w:rPr/>
    </w:lvl>
    <w:lvl w:ilvl="8">
      <w:start w:val="0"/>
      <w:numFmt w:val="bullet"/>
      <w:lvlText w:val="•"/>
      <w:lvlJc w:val="left"/>
      <w:pPr>
        <w:ind w:left="3701" w:hanging="36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922" w:hanging="361"/>
      </w:pPr>
      <w:rPr>
        <w:rFonts w:ascii="Calibri" w:cs="Calibri" w:eastAsia="Calibri" w:hAnsi="Calibri"/>
        <w:color w:val="221f1f"/>
        <w:sz w:val="34"/>
        <w:szCs w:val="34"/>
      </w:rPr>
    </w:lvl>
    <w:lvl w:ilvl="1">
      <w:start w:val="0"/>
      <w:numFmt w:val="bullet"/>
      <w:lvlText w:val="•"/>
      <w:lvlJc w:val="left"/>
      <w:pPr>
        <w:ind w:left="1345" w:hanging="361"/>
      </w:pPr>
      <w:rPr/>
    </w:lvl>
    <w:lvl w:ilvl="2">
      <w:start w:val="0"/>
      <w:numFmt w:val="bullet"/>
      <w:lvlText w:val="•"/>
      <w:lvlJc w:val="left"/>
      <w:pPr>
        <w:ind w:left="1770" w:hanging="361"/>
      </w:pPr>
      <w:rPr/>
    </w:lvl>
    <w:lvl w:ilvl="3">
      <w:start w:val="0"/>
      <w:numFmt w:val="bullet"/>
      <w:lvlText w:val="•"/>
      <w:lvlJc w:val="left"/>
      <w:pPr>
        <w:ind w:left="2195" w:hanging="361"/>
      </w:pPr>
      <w:rPr/>
    </w:lvl>
    <w:lvl w:ilvl="4">
      <w:start w:val="0"/>
      <w:numFmt w:val="bullet"/>
      <w:lvlText w:val="•"/>
      <w:lvlJc w:val="left"/>
      <w:pPr>
        <w:ind w:left="2620" w:hanging="361"/>
      </w:pPr>
      <w:rPr/>
    </w:lvl>
    <w:lvl w:ilvl="5">
      <w:start w:val="0"/>
      <w:numFmt w:val="bullet"/>
      <w:lvlText w:val="•"/>
      <w:lvlJc w:val="left"/>
      <w:pPr>
        <w:ind w:left="3046" w:hanging="361"/>
      </w:pPr>
      <w:rPr/>
    </w:lvl>
    <w:lvl w:ilvl="6">
      <w:start w:val="0"/>
      <w:numFmt w:val="bullet"/>
      <w:lvlText w:val="•"/>
      <w:lvlJc w:val="left"/>
      <w:pPr>
        <w:ind w:left="3471" w:hanging="361"/>
      </w:pPr>
      <w:rPr/>
    </w:lvl>
    <w:lvl w:ilvl="7">
      <w:start w:val="0"/>
      <w:numFmt w:val="bullet"/>
      <w:lvlText w:val="•"/>
      <w:lvlJc w:val="left"/>
      <w:pPr>
        <w:ind w:left="3896" w:hanging="361"/>
      </w:pPr>
      <w:rPr/>
    </w:lvl>
    <w:lvl w:ilvl="8">
      <w:start w:val="0"/>
      <w:numFmt w:val="bullet"/>
      <w:lvlText w:val="•"/>
      <w:lvlJc w:val="left"/>
      <w:pPr>
        <w:ind w:left="4321" w:hanging="361"/>
      </w:pPr>
      <w:rPr/>
    </w:lvl>
  </w:abstractNum>
  <w:abstractNum w:abstractNumId="9">
    <w:lvl w:ilvl="0">
      <w:start w:val="0"/>
      <w:numFmt w:val="bullet"/>
      <w:lvlText w:val="•"/>
      <w:lvlJc w:val="left"/>
      <w:pPr>
        <w:ind w:left="4985" w:hanging="363"/>
      </w:pPr>
      <w:rPr>
        <w:rFonts w:ascii="Calibri" w:cs="Calibri" w:eastAsia="Calibri" w:hAnsi="Calibri"/>
        <w:color w:val="0083c9"/>
        <w:sz w:val="24"/>
        <w:szCs w:val="24"/>
      </w:rPr>
    </w:lvl>
    <w:lvl w:ilvl="1">
      <w:start w:val="0"/>
      <w:numFmt w:val="bullet"/>
      <w:lvlText w:val="•"/>
      <w:lvlJc w:val="left"/>
      <w:pPr>
        <w:ind w:left="5841" w:hanging="362.9999999999991"/>
      </w:pPr>
      <w:rPr/>
    </w:lvl>
    <w:lvl w:ilvl="2">
      <w:start w:val="0"/>
      <w:numFmt w:val="bullet"/>
      <w:lvlText w:val="•"/>
      <w:lvlJc w:val="left"/>
      <w:pPr>
        <w:ind w:left="6702" w:hanging="362.9999999999991"/>
      </w:pPr>
      <w:rPr/>
    </w:lvl>
    <w:lvl w:ilvl="3">
      <w:start w:val="0"/>
      <w:numFmt w:val="bullet"/>
      <w:lvlText w:val="•"/>
      <w:lvlJc w:val="left"/>
      <w:pPr>
        <w:ind w:left="7563" w:hanging="363"/>
      </w:pPr>
      <w:rPr/>
    </w:lvl>
    <w:lvl w:ilvl="4">
      <w:start w:val="0"/>
      <w:numFmt w:val="bullet"/>
      <w:lvlText w:val="•"/>
      <w:lvlJc w:val="left"/>
      <w:pPr>
        <w:ind w:left="8424" w:hanging="363"/>
      </w:pPr>
      <w:rPr/>
    </w:lvl>
    <w:lvl w:ilvl="5">
      <w:start w:val="0"/>
      <w:numFmt w:val="bullet"/>
      <w:lvlText w:val="•"/>
      <w:lvlJc w:val="left"/>
      <w:pPr>
        <w:ind w:left="9285" w:hanging="363"/>
      </w:pPr>
      <w:rPr/>
    </w:lvl>
    <w:lvl w:ilvl="6">
      <w:start w:val="0"/>
      <w:numFmt w:val="bullet"/>
      <w:lvlText w:val="•"/>
      <w:lvlJc w:val="left"/>
      <w:pPr>
        <w:ind w:left="10146" w:hanging="363"/>
      </w:pPr>
      <w:rPr/>
    </w:lvl>
    <w:lvl w:ilvl="7">
      <w:start w:val="0"/>
      <w:numFmt w:val="bullet"/>
      <w:lvlText w:val="•"/>
      <w:lvlJc w:val="left"/>
      <w:pPr>
        <w:ind w:left="11007" w:hanging="363"/>
      </w:pPr>
      <w:rPr/>
    </w:lvl>
    <w:lvl w:ilvl="8">
      <w:start w:val="0"/>
      <w:numFmt w:val="bullet"/>
      <w:lvlText w:val="•"/>
      <w:lvlJc w:val="left"/>
      <w:pPr>
        <w:ind w:left="11868" w:hanging="363"/>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jc w:val="center"/>
    </w:pPr>
    <w:rPr>
      <w:b w:val="1"/>
      <w:sz w:val="20"/>
      <w:szCs w:val="20"/>
    </w:rPr>
  </w:style>
  <w:style w:type="paragraph" w:styleId="Heading3">
    <w:name w:val="heading 3"/>
    <w:basedOn w:val="Normal"/>
    <w:next w:val="Normal"/>
    <w:pPr>
      <w:keepNext w:val="1"/>
      <w:jc w:val="both"/>
    </w:pPr>
    <w:rPr>
      <w:b w:val="1"/>
    </w:rPr>
  </w:style>
  <w:style w:type="paragraph" w:styleId="Heading4">
    <w:name w:val="heading 4"/>
    <w:basedOn w:val="Normal"/>
    <w:next w:val="Normal"/>
    <w:pPr>
      <w:keepNext w:val="1"/>
      <w:ind w:left="360"/>
    </w:pPr>
    <w:rPr>
      <w:b w:val="1"/>
    </w:rPr>
  </w:style>
  <w:style w:type="paragraph" w:styleId="Heading5">
    <w:name w:val="heading 5"/>
    <w:basedOn w:val="Normal"/>
    <w:next w:val="Normal"/>
    <w:pPr>
      <w:keepNext w:val="1"/>
      <w:ind w:left="360"/>
      <w:jc w:val="center"/>
    </w:pPr>
    <w:rPr>
      <w:b w:val="1"/>
    </w:rPr>
  </w:style>
  <w:style w:type="paragraph" w:styleId="Heading6">
    <w:name w:val="heading 6"/>
    <w:basedOn w:val="Normal"/>
    <w:next w:val="Normal"/>
    <w:pPr>
      <w:keepNext w:val="1"/>
      <w:ind w:left="360"/>
      <w:jc w:val="center"/>
    </w:pPr>
    <w:rPr>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en-US" w:val="en-US"/>
    </w:rPr>
  </w:style>
  <w:style w:type="paragraph" w:styleId="Heading1">
    <w:name w:val="heading 1"/>
    <w:basedOn w:val="Normal"/>
    <w:next w:val="Normal"/>
    <w:uiPriority w:val="9"/>
    <w:qFormat w:val="1"/>
    <w:pPr>
      <w:keepNext w:val="1"/>
      <w:outlineLvl w:val="0"/>
    </w:pPr>
    <w:rPr>
      <w:b w:val="1"/>
      <w:bCs w:val="1"/>
      <w:sz w:val="20"/>
    </w:rPr>
  </w:style>
  <w:style w:type="paragraph" w:styleId="Heading2">
    <w:name w:val="heading 2"/>
    <w:basedOn w:val="Normal"/>
    <w:next w:val="Normal"/>
    <w:uiPriority w:val="9"/>
    <w:qFormat w:val="1"/>
    <w:pPr>
      <w:keepNext w:val="1"/>
      <w:jc w:val="center"/>
      <w:outlineLvl w:val="1"/>
    </w:pPr>
    <w:rPr>
      <w:b w:val="1"/>
      <w:bCs w:val="1"/>
      <w:sz w:val="20"/>
    </w:rPr>
  </w:style>
  <w:style w:type="paragraph" w:styleId="Heading3">
    <w:name w:val="heading 3"/>
    <w:basedOn w:val="Normal"/>
    <w:next w:val="Normal"/>
    <w:uiPriority w:val="9"/>
    <w:qFormat w:val="1"/>
    <w:pPr>
      <w:keepNext w:val="1"/>
      <w:jc w:val="both"/>
      <w:outlineLvl w:val="2"/>
    </w:pPr>
    <w:rPr>
      <w:b w:val="1"/>
      <w:bCs w:val="1"/>
    </w:rPr>
  </w:style>
  <w:style w:type="paragraph" w:styleId="Heading4">
    <w:name w:val="heading 4"/>
    <w:basedOn w:val="Normal"/>
    <w:next w:val="Normal"/>
    <w:uiPriority w:val="9"/>
    <w:qFormat w:val="1"/>
    <w:pPr>
      <w:keepNext w:val="1"/>
      <w:ind w:left="360"/>
      <w:outlineLvl w:val="3"/>
    </w:pPr>
    <w:rPr>
      <w:b w:val="1"/>
      <w:bCs w:val="1"/>
    </w:rPr>
  </w:style>
  <w:style w:type="paragraph" w:styleId="Heading5">
    <w:name w:val="heading 5"/>
    <w:basedOn w:val="Normal"/>
    <w:next w:val="Normal"/>
    <w:uiPriority w:val="9"/>
    <w:qFormat w:val="1"/>
    <w:pPr>
      <w:keepNext w:val="1"/>
      <w:ind w:left="360"/>
      <w:jc w:val="center"/>
      <w:outlineLvl w:val="4"/>
    </w:pPr>
    <w:rPr>
      <w:b w:val="1"/>
      <w:bCs w:val="1"/>
    </w:rPr>
  </w:style>
  <w:style w:type="paragraph" w:styleId="Heading6">
    <w:name w:val="heading 6"/>
    <w:basedOn w:val="Normal"/>
    <w:next w:val="Normal"/>
    <w:link w:val="Heading6Char"/>
    <w:uiPriority w:val="9"/>
    <w:qFormat w:val="1"/>
    <w:pPr>
      <w:keepNext w:val="1"/>
      <w:ind w:left="360"/>
      <w:jc w:val="center"/>
      <w:outlineLvl w:val="5"/>
    </w:pPr>
    <w:rPr>
      <w:u w:val="single"/>
    </w:rPr>
  </w:style>
  <w:style w:type="paragraph" w:styleId="Heading7">
    <w:name w:val="heading 7"/>
    <w:basedOn w:val="Normal"/>
    <w:next w:val="Normal"/>
    <w:link w:val="Heading7Char"/>
    <w:uiPriority w:val="9"/>
    <w:qFormat w:val="1"/>
    <w:pPr>
      <w:keepNext w:val="1"/>
      <w:jc w:val="center"/>
      <w:outlineLvl w:val="6"/>
    </w:pPr>
    <w:rPr>
      <w:b w:val="1"/>
      <w:bCs w:val="1"/>
    </w:rPr>
  </w:style>
  <w:style w:type="paragraph" w:styleId="Heading8">
    <w:name w:val="heading 8"/>
    <w:basedOn w:val="Normal"/>
    <w:next w:val="Normal"/>
    <w:qFormat w:val="1"/>
    <w:pPr>
      <w:keepNext w:val="1"/>
      <w:jc w:val="center"/>
      <w:outlineLvl w:val="7"/>
    </w:pPr>
    <w:rPr>
      <w:b w:val="1"/>
      <w:bCs w:val="1"/>
      <w:sz w:val="28"/>
    </w:rPr>
  </w:style>
  <w:style w:type="paragraph" w:styleId="Heading9">
    <w:name w:val="heading 9"/>
    <w:basedOn w:val="Normal"/>
    <w:next w:val="Normal"/>
    <w:qFormat w:val="1"/>
    <w:pPr>
      <w:keepNext w:val="1"/>
      <w:jc w:val="center"/>
      <w:outlineLvl w:val="8"/>
    </w:pPr>
    <w:rPr>
      <w:b w:val="1"/>
      <w:bCs w:val="1"/>
      <w:i w:val="1"/>
      <w:iCs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line="480" w:lineRule="auto"/>
      <w:jc w:val="both"/>
    </w:pPr>
  </w:style>
  <w:style w:type="paragraph" w:styleId="BodyText2">
    <w:name w:val="Body Text 2"/>
    <w:basedOn w:val="Normal"/>
    <w:link w:val="BodyText2Char"/>
    <w:uiPriority w:val="99"/>
    <w:pPr>
      <w:spacing w:line="360" w:lineRule="auto"/>
      <w:jc w:val="center"/>
    </w:pPr>
    <w:rPr>
      <w:b w:val="1"/>
      <w:bCs w:val="1"/>
      <w:sz w:val="36"/>
    </w:rPr>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Indent3">
    <w:name w:val="Body Text Indent 3"/>
    <w:basedOn w:val="Normal"/>
    <w:pPr>
      <w:ind w:left="720" w:hanging="720"/>
      <w:jc w:val="both"/>
    </w:pPr>
  </w:style>
  <w:style w:type="paragraph" w:styleId="Header">
    <w:name w:val="header"/>
    <w:basedOn w:val="Normal"/>
    <w:pPr>
      <w:tabs>
        <w:tab w:val="center" w:pos="4320"/>
        <w:tab w:val="right" w:pos="8640"/>
      </w:tabs>
    </w:pPr>
  </w:style>
  <w:style w:type="table" w:styleId="TableGrid">
    <w:name w:val="Table Grid"/>
    <w:basedOn w:val="TableNormal"/>
    <w:uiPriority w:val="59"/>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ListParagraph">
    <w:name w:val="List Paragraph"/>
    <w:basedOn w:val="Normal"/>
    <w:uiPriority w:val="34"/>
    <w:qFormat w:val="1"/>
    <w:rsid w:val="00044896"/>
    <w:pPr>
      <w:widowControl w:val="0"/>
      <w:autoSpaceDE w:val="0"/>
      <w:autoSpaceDN w:val="0"/>
      <w:spacing w:before="7"/>
      <w:ind w:left="673" w:hanging="570"/>
    </w:pPr>
    <w:rPr>
      <w:rFonts w:ascii="Calibri" w:cs="Calibri" w:eastAsia="Calibri" w:hAnsi="Calibri"/>
      <w:sz w:val="22"/>
      <w:szCs w:val="22"/>
    </w:rPr>
  </w:style>
  <w:style w:type="paragraph" w:styleId="TableParagraph" w:customStyle="1">
    <w:name w:val="Table Paragraph"/>
    <w:basedOn w:val="Normal"/>
    <w:uiPriority w:val="1"/>
    <w:qFormat w:val="1"/>
    <w:rsid w:val="00044896"/>
    <w:pPr>
      <w:widowControl w:val="0"/>
      <w:autoSpaceDE w:val="0"/>
      <w:autoSpaceDN w:val="0"/>
    </w:pPr>
    <w:rPr>
      <w:rFonts w:ascii="Calibri" w:cs="Calibri" w:eastAsia="Calibri" w:hAnsi="Calibri"/>
      <w:sz w:val="22"/>
      <w:szCs w:val="22"/>
    </w:rPr>
  </w:style>
  <w:style w:type="character" w:styleId="Heading6Char" w:customStyle="1">
    <w:name w:val="Heading 6 Char"/>
    <w:link w:val="Heading6"/>
    <w:uiPriority w:val="9"/>
    <w:rsid w:val="00044896"/>
    <w:rPr>
      <w:sz w:val="24"/>
      <w:szCs w:val="24"/>
      <w:u w:val="single"/>
      <w:lang w:eastAsia="en-US" w:val="en-US"/>
    </w:rPr>
  </w:style>
  <w:style w:type="character" w:styleId="Heading7Char" w:customStyle="1">
    <w:name w:val="Heading 7 Char"/>
    <w:link w:val="Heading7"/>
    <w:uiPriority w:val="9"/>
    <w:rsid w:val="00044896"/>
    <w:rPr>
      <w:b w:val="1"/>
      <w:bCs w:val="1"/>
      <w:sz w:val="24"/>
      <w:szCs w:val="24"/>
      <w:lang w:eastAsia="en-US" w:val="en-US"/>
    </w:rPr>
  </w:style>
  <w:style w:type="character" w:styleId="BodyText2Char" w:customStyle="1">
    <w:name w:val="Body Text 2 Char"/>
    <w:link w:val="BodyText2"/>
    <w:uiPriority w:val="99"/>
    <w:rsid w:val="00044896"/>
    <w:rPr>
      <w:b w:val="1"/>
      <w:bCs w:val="1"/>
      <w:sz w:val="36"/>
      <w:szCs w:val="24"/>
      <w:lang w:eastAsia="en-US" w:val="en-US"/>
    </w:rPr>
  </w:style>
  <w:style w:type="paragraph" w:styleId="Footer">
    <w:name w:val="footer"/>
    <w:basedOn w:val="Normal"/>
    <w:link w:val="FooterChar"/>
    <w:uiPriority w:val="99"/>
    <w:rsid w:val="00BE2BC2"/>
    <w:pPr>
      <w:tabs>
        <w:tab w:val="center" w:pos="4513"/>
        <w:tab w:val="right" w:pos="9026"/>
      </w:tabs>
    </w:pPr>
  </w:style>
  <w:style w:type="character" w:styleId="FooterChar" w:customStyle="1">
    <w:name w:val="Footer Char"/>
    <w:basedOn w:val="DefaultParagraphFont"/>
    <w:link w:val="Footer"/>
    <w:uiPriority w:val="99"/>
    <w:rsid w:val="00BE2BC2"/>
    <w:rPr>
      <w:sz w:val="24"/>
      <w:szCs w:val="24"/>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8.png"/><Relationship Id="rId41" Type="http://schemas.openxmlformats.org/officeDocument/2006/relationships/image" Target="media/image2.png"/><Relationship Id="rId44" Type="http://schemas.openxmlformats.org/officeDocument/2006/relationships/image" Target="media/image5.png"/><Relationship Id="rId43" Type="http://schemas.openxmlformats.org/officeDocument/2006/relationships/image" Target="media/image40.png"/><Relationship Id="rId46" Type="http://schemas.openxmlformats.org/officeDocument/2006/relationships/image" Target="media/image11.png"/><Relationship Id="rId45" Type="http://schemas.openxmlformats.org/officeDocument/2006/relationships/image" Target="media/image7.png"/><Relationship Id="rId107" Type="http://schemas.openxmlformats.org/officeDocument/2006/relationships/image" Target="media/image66.png"/><Relationship Id="rId106" Type="http://schemas.openxmlformats.org/officeDocument/2006/relationships/image" Target="media/image23.png"/><Relationship Id="rId105" Type="http://schemas.openxmlformats.org/officeDocument/2006/relationships/image" Target="media/image47.png"/><Relationship Id="rId104" Type="http://schemas.openxmlformats.org/officeDocument/2006/relationships/image" Target="media/image73.jpg"/><Relationship Id="rId109" Type="http://schemas.openxmlformats.org/officeDocument/2006/relationships/image" Target="media/image22.png"/><Relationship Id="rId108" Type="http://schemas.openxmlformats.org/officeDocument/2006/relationships/image" Target="media/image31.png"/><Relationship Id="rId48" Type="http://schemas.openxmlformats.org/officeDocument/2006/relationships/image" Target="media/image1.png"/><Relationship Id="rId47" Type="http://schemas.openxmlformats.org/officeDocument/2006/relationships/image" Target="media/image16.png"/><Relationship Id="rId49" Type="http://schemas.openxmlformats.org/officeDocument/2006/relationships/image" Target="media/image48.png"/><Relationship Id="rId103" Type="http://schemas.openxmlformats.org/officeDocument/2006/relationships/header" Target="header6.xml"/><Relationship Id="rId102" Type="http://schemas.openxmlformats.org/officeDocument/2006/relationships/image" Target="media/image55.png"/><Relationship Id="rId101" Type="http://schemas.openxmlformats.org/officeDocument/2006/relationships/image" Target="media/image52.png"/><Relationship Id="rId100" Type="http://schemas.openxmlformats.org/officeDocument/2006/relationships/header" Target="header13.xml"/><Relationship Id="rId31" Type="http://schemas.openxmlformats.org/officeDocument/2006/relationships/image" Target="media/image51.png"/><Relationship Id="rId30" Type="http://schemas.openxmlformats.org/officeDocument/2006/relationships/image" Target="media/image8.png"/><Relationship Id="rId33" Type="http://schemas.openxmlformats.org/officeDocument/2006/relationships/image" Target="media/image3.png"/><Relationship Id="rId32" Type="http://schemas.openxmlformats.org/officeDocument/2006/relationships/image" Target="media/image28.png"/><Relationship Id="rId35" Type="http://schemas.openxmlformats.org/officeDocument/2006/relationships/image" Target="media/image72.png"/><Relationship Id="rId34" Type="http://schemas.openxmlformats.org/officeDocument/2006/relationships/image" Target="media/image68.png"/><Relationship Id="rId37" Type="http://schemas.openxmlformats.org/officeDocument/2006/relationships/image" Target="media/image13.png"/><Relationship Id="rId36" Type="http://schemas.openxmlformats.org/officeDocument/2006/relationships/image" Target="media/image4.png"/><Relationship Id="rId39" Type="http://schemas.openxmlformats.org/officeDocument/2006/relationships/image" Target="media/image17.png"/><Relationship Id="rId38" Type="http://schemas.openxmlformats.org/officeDocument/2006/relationships/image" Target="media/image6.png"/><Relationship Id="rId20" Type="http://schemas.openxmlformats.org/officeDocument/2006/relationships/image" Target="media/image58.png"/><Relationship Id="rId22" Type="http://schemas.openxmlformats.org/officeDocument/2006/relationships/image" Target="media/image21.png"/><Relationship Id="rId21" Type="http://schemas.openxmlformats.org/officeDocument/2006/relationships/image" Target="media/image115.png"/><Relationship Id="rId24" Type="http://schemas.openxmlformats.org/officeDocument/2006/relationships/image" Target="media/image27.png"/><Relationship Id="rId23" Type="http://schemas.openxmlformats.org/officeDocument/2006/relationships/header" Target="header19.xml"/><Relationship Id="rId129" Type="http://schemas.openxmlformats.org/officeDocument/2006/relationships/image" Target="media/image116.png"/><Relationship Id="rId128" Type="http://schemas.openxmlformats.org/officeDocument/2006/relationships/image" Target="media/image39.png"/><Relationship Id="rId127" Type="http://schemas.openxmlformats.org/officeDocument/2006/relationships/header" Target="header8.xml"/><Relationship Id="rId126" Type="http://schemas.openxmlformats.org/officeDocument/2006/relationships/image" Target="media/image100.png"/><Relationship Id="rId26" Type="http://schemas.openxmlformats.org/officeDocument/2006/relationships/header" Target="header24.xml"/><Relationship Id="rId121" Type="http://schemas.openxmlformats.org/officeDocument/2006/relationships/header" Target="header11.xml"/><Relationship Id="rId25" Type="http://schemas.openxmlformats.org/officeDocument/2006/relationships/header" Target="header16.xml"/><Relationship Id="rId120"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header" Target="header22.xml"/><Relationship Id="rId125" Type="http://schemas.openxmlformats.org/officeDocument/2006/relationships/image" Target="media/image87.png"/><Relationship Id="rId29" Type="http://schemas.openxmlformats.org/officeDocument/2006/relationships/image" Target="media/image70.png"/><Relationship Id="rId124" Type="http://schemas.openxmlformats.org/officeDocument/2006/relationships/image" Target="media/image19.png"/><Relationship Id="rId123" Type="http://schemas.openxmlformats.org/officeDocument/2006/relationships/image" Target="media/image88.png"/><Relationship Id="rId122" Type="http://schemas.openxmlformats.org/officeDocument/2006/relationships/image" Target="media/image99.png"/><Relationship Id="rId95" Type="http://schemas.openxmlformats.org/officeDocument/2006/relationships/image" Target="media/image86.png"/><Relationship Id="rId94" Type="http://schemas.openxmlformats.org/officeDocument/2006/relationships/header" Target="header28.xml"/><Relationship Id="rId97" Type="http://schemas.openxmlformats.org/officeDocument/2006/relationships/header" Target="header30.xml"/><Relationship Id="rId96" Type="http://schemas.openxmlformats.org/officeDocument/2006/relationships/image" Target="media/image67.png"/><Relationship Id="rId11" Type="http://schemas.openxmlformats.org/officeDocument/2006/relationships/image" Target="media/image109.png"/><Relationship Id="rId99" Type="http://schemas.openxmlformats.org/officeDocument/2006/relationships/header" Target="header15.xml"/><Relationship Id="rId10" Type="http://schemas.openxmlformats.org/officeDocument/2006/relationships/image" Target="media/image95.png"/><Relationship Id="rId98" Type="http://schemas.openxmlformats.org/officeDocument/2006/relationships/header" Target="header14.xml"/><Relationship Id="rId13" Type="http://schemas.openxmlformats.org/officeDocument/2006/relationships/image" Target="media/image91.png"/><Relationship Id="rId12" Type="http://schemas.openxmlformats.org/officeDocument/2006/relationships/header" Target="header1.xml"/><Relationship Id="rId91" Type="http://schemas.openxmlformats.org/officeDocument/2006/relationships/image" Target="media/image33.png"/><Relationship Id="rId90" Type="http://schemas.openxmlformats.org/officeDocument/2006/relationships/header" Target="header32.xml"/><Relationship Id="rId93" Type="http://schemas.openxmlformats.org/officeDocument/2006/relationships/header" Target="header35.xml"/><Relationship Id="rId92" Type="http://schemas.openxmlformats.org/officeDocument/2006/relationships/image" Target="media/image46.png"/><Relationship Id="rId118" Type="http://schemas.openxmlformats.org/officeDocument/2006/relationships/image" Target="media/image110.png"/><Relationship Id="rId117" Type="http://schemas.openxmlformats.org/officeDocument/2006/relationships/header" Target="header10.xml"/><Relationship Id="rId116" Type="http://schemas.openxmlformats.org/officeDocument/2006/relationships/header" Target="header5.xml"/><Relationship Id="rId115" Type="http://schemas.openxmlformats.org/officeDocument/2006/relationships/header" Target="header4.xml"/><Relationship Id="rId119" Type="http://schemas.openxmlformats.org/officeDocument/2006/relationships/image" Target="media/image90.png"/><Relationship Id="rId15" Type="http://schemas.openxmlformats.org/officeDocument/2006/relationships/image" Target="media/image112.png"/><Relationship Id="rId110" Type="http://schemas.openxmlformats.org/officeDocument/2006/relationships/image" Target="media/image9.png"/><Relationship Id="rId14" Type="http://schemas.openxmlformats.org/officeDocument/2006/relationships/image" Target="media/image34.png"/><Relationship Id="rId17" Type="http://schemas.openxmlformats.org/officeDocument/2006/relationships/image" Target="media/image97.png"/><Relationship Id="rId16" Type="http://schemas.openxmlformats.org/officeDocument/2006/relationships/image" Target="media/image107.png"/><Relationship Id="rId19" Type="http://schemas.openxmlformats.org/officeDocument/2006/relationships/image" Target="media/image93.png"/><Relationship Id="rId114" Type="http://schemas.openxmlformats.org/officeDocument/2006/relationships/image" Target="media/image101.png"/><Relationship Id="rId18" Type="http://schemas.openxmlformats.org/officeDocument/2006/relationships/image" Target="media/image10.png"/><Relationship Id="rId113" Type="http://schemas.openxmlformats.org/officeDocument/2006/relationships/image" Target="media/image37.png"/><Relationship Id="rId112" Type="http://schemas.openxmlformats.org/officeDocument/2006/relationships/image" Target="media/image56.png"/><Relationship Id="rId111" Type="http://schemas.openxmlformats.org/officeDocument/2006/relationships/header" Target="header7.xml"/><Relationship Id="rId84" Type="http://schemas.openxmlformats.org/officeDocument/2006/relationships/image" Target="media/image43.png"/><Relationship Id="rId83" Type="http://schemas.openxmlformats.org/officeDocument/2006/relationships/image" Target="media/image114.png"/><Relationship Id="rId86" Type="http://schemas.openxmlformats.org/officeDocument/2006/relationships/header" Target="header31.xml"/><Relationship Id="rId85" Type="http://schemas.openxmlformats.org/officeDocument/2006/relationships/image" Target="media/image50.png"/><Relationship Id="rId88" Type="http://schemas.openxmlformats.org/officeDocument/2006/relationships/header" Target="header17.xml"/><Relationship Id="rId87" Type="http://schemas.openxmlformats.org/officeDocument/2006/relationships/header" Target="header25.xml"/><Relationship Id="rId89" Type="http://schemas.openxmlformats.org/officeDocument/2006/relationships/header" Target="header20.xml"/><Relationship Id="rId80" Type="http://schemas.openxmlformats.org/officeDocument/2006/relationships/image" Target="media/image83.png"/><Relationship Id="rId82" Type="http://schemas.openxmlformats.org/officeDocument/2006/relationships/header" Target="header34.xml"/><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1.png"/><Relationship Id="rId8" Type="http://schemas.openxmlformats.org/officeDocument/2006/relationships/footer" Target="footer1.xml"/><Relationship Id="rId73" Type="http://schemas.openxmlformats.org/officeDocument/2006/relationships/image" Target="media/image82.png"/><Relationship Id="rId72" Type="http://schemas.openxmlformats.org/officeDocument/2006/relationships/image" Target="media/image76.png"/><Relationship Id="rId75" Type="http://schemas.openxmlformats.org/officeDocument/2006/relationships/image" Target="media/image78.png"/><Relationship Id="rId74" Type="http://schemas.openxmlformats.org/officeDocument/2006/relationships/image" Target="media/image77.png"/><Relationship Id="rId77" Type="http://schemas.openxmlformats.org/officeDocument/2006/relationships/image" Target="media/image80.png"/><Relationship Id="rId76" Type="http://schemas.openxmlformats.org/officeDocument/2006/relationships/image" Target="media/image79.png"/><Relationship Id="rId79" Type="http://schemas.openxmlformats.org/officeDocument/2006/relationships/image" Target="media/image84.png"/><Relationship Id="rId78" Type="http://schemas.openxmlformats.org/officeDocument/2006/relationships/image" Target="media/image81.png"/><Relationship Id="rId71" Type="http://schemas.openxmlformats.org/officeDocument/2006/relationships/image" Target="media/image75.png"/><Relationship Id="rId70" Type="http://schemas.openxmlformats.org/officeDocument/2006/relationships/image" Target="media/image74.png"/><Relationship Id="rId139" Type="http://schemas.openxmlformats.org/officeDocument/2006/relationships/header" Target="header36.xml"/><Relationship Id="rId138" Type="http://schemas.openxmlformats.org/officeDocument/2006/relationships/header" Target="header33.xml"/><Relationship Id="rId137" Type="http://schemas.openxmlformats.org/officeDocument/2006/relationships/header" Target="header21.xml"/><Relationship Id="rId132" Type="http://schemas.openxmlformats.org/officeDocument/2006/relationships/header" Target="header3.xml"/><Relationship Id="rId131" Type="http://schemas.openxmlformats.org/officeDocument/2006/relationships/header" Target="header2.xml"/><Relationship Id="rId130" Type="http://schemas.openxmlformats.org/officeDocument/2006/relationships/header" Target="header9.xml"/><Relationship Id="rId136" Type="http://schemas.openxmlformats.org/officeDocument/2006/relationships/header" Target="header18.xml"/><Relationship Id="rId135" Type="http://schemas.openxmlformats.org/officeDocument/2006/relationships/header" Target="header26.xml"/><Relationship Id="rId134" Type="http://schemas.openxmlformats.org/officeDocument/2006/relationships/header" Target="header23.xml"/><Relationship Id="rId133" Type="http://schemas.openxmlformats.org/officeDocument/2006/relationships/header" Target="header12.xml"/><Relationship Id="rId62" Type="http://schemas.openxmlformats.org/officeDocument/2006/relationships/image" Target="media/image44.png"/><Relationship Id="rId61" Type="http://schemas.openxmlformats.org/officeDocument/2006/relationships/image" Target="media/image89.png"/><Relationship Id="rId64" Type="http://schemas.openxmlformats.org/officeDocument/2006/relationships/image" Target="media/image38.png"/><Relationship Id="rId63" Type="http://schemas.openxmlformats.org/officeDocument/2006/relationships/image" Target="media/image108.png"/><Relationship Id="rId66" Type="http://schemas.openxmlformats.org/officeDocument/2006/relationships/image" Target="media/image104.png"/><Relationship Id="rId65" Type="http://schemas.openxmlformats.org/officeDocument/2006/relationships/image" Target="media/image62.png"/><Relationship Id="rId68" Type="http://schemas.openxmlformats.org/officeDocument/2006/relationships/header" Target="header27.xml"/><Relationship Id="rId67" Type="http://schemas.openxmlformats.org/officeDocument/2006/relationships/image" Target="media/image96.png"/><Relationship Id="rId60" Type="http://schemas.openxmlformats.org/officeDocument/2006/relationships/image" Target="media/image65.png"/><Relationship Id="rId69" Type="http://schemas.openxmlformats.org/officeDocument/2006/relationships/image" Target="media/image59.png"/><Relationship Id="rId51" Type="http://schemas.openxmlformats.org/officeDocument/2006/relationships/image" Target="media/image103.png"/><Relationship Id="rId50" Type="http://schemas.openxmlformats.org/officeDocument/2006/relationships/image" Target="media/image106.png"/><Relationship Id="rId53" Type="http://schemas.openxmlformats.org/officeDocument/2006/relationships/image" Target="media/image69.png"/><Relationship Id="rId52" Type="http://schemas.openxmlformats.org/officeDocument/2006/relationships/image" Target="media/image36.png"/><Relationship Id="rId55" Type="http://schemas.openxmlformats.org/officeDocument/2006/relationships/image" Target="media/image15.png"/><Relationship Id="rId54" Type="http://schemas.openxmlformats.org/officeDocument/2006/relationships/image" Target="media/image12.png"/><Relationship Id="rId57" Type="http://schemas.openxmlformats.org/officeDocument/2006/relationships/image" Target="media/image54.png"/><Relationship Id="rId56" Type="http://schemas.openxmlformats.org/officeDocument/2006/relationships/image" Target="media/image64.png"/><Relationship Id="rId59" Type="http://schemas.openxmlformats.org/officeDocument/2006/relationships/image" Target="media/image85.png"/><Relationship Id="rId58" Type="http://schemas.openxmlformats.org/officeDocument/2006/relationships/header" Target="header29.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13.xml.rels><?xml version="1.0" encoding="UTF-8" standalone="yes"?><Relationships xmlns="http://schemas.openxmlformats.org/package/2006/relationships"><Relationship Id="rId1" Type="http://schemas.openxmlformats.org/officeDocument/2006/relationships/image" Target="media/image105.png"/></Relationships>
</file>

<file path=word/_rels/header14.xml.rels><?xml version="1.0" encoding="UTF-8" standalone="yes"?><Relationships xmlns="http://schemas.openxmlformats.org/package/2006/relationships"><Relationship Id="rId1" Type="http://schemas.openxmlformats.org/officeDocument/2006/relationships/image" Target="media/image35.png"/></Relationships>
</file>

<file path=word/_rels/header15.xml.rels><?xml version="1.0" encoding="UTF-8" standalone="yes"?><Relationships xmlns="http://schemas.openxmlformats.org/package/2006/relationships"><Relationship Id="rId1" Type="http://schemas.openxmlformats.org/officeDocument/2006/relationships/image" Target="media/image98.png"/></Relationships>
</file>

<file path=word/_rels/header16.xml.rels><?xml version="1.0" encoding="UTF-8" standalone="yes"?><Relationships xmlns="http://schemas.openxmlformats.org/package/2006/relationships"><Relationship Id="rId1" Type="http://schemas.openxmlformats.org/officeDocument/2006/relationships/image" Target="media/image117.png"/></Relationships>
</file>

<file path=word/_rels/header17.xml.rels><?xml version="1.0" encoding="UTF-8" standalone="yes"?><Relationships xmlns="http://schemas.openxmlformats.org/package/2006/relationships"><Relationship Id="rId1" Type="http://schemas.openxmlformats.org/officeDocument/2006/relationships/image" Target="media/image60.png"/></Relationships>
</file>

<file path=word/_rels/header19.xml.rels><?xml version="1.0" encoding="UTF-8" standalone="yes"?><Relationships xmlns="http://schemas.openxmlformats.org/package/2006/relationships"><Relationship Id="rId1" Type="http://schemas.openxmlformats.org/officeDocument/2006/relationships/image" Target="media/image92.png"/></Relationships>
</file>

<file path=word/_rels/header20.xml.rels><?xml version="1.0" encoding="UTF-8" standalone="yes"?><Relationships xmlns="http://schemas.openxmlformats.org/package/2006/relationships"><Relationship Id="rId1" Type="http://schemas.openxmlformats.org/officeDocument/2006/relationships/image" Target="media/image111.png"/></Relationships>
</file>

<file path=word/_rels/header21.xml.rels><?xml version="1.0" encoding="UTF-8" standalone="yes"?><Relationships xmlns="http://schemas.openxmlformats.org/package/2006/relationships"><Relationship Id="rId1" Type="http://schemas.openxmlformats.org/officeDocument/2006/relationships/image" Target="media/image25.png"/></Relationships>
</file>

<file path=word/_rels/header22.xml.rels><?xml version="1.0" encoding="UTF-8" standalone="yes"?><Relationships xmlns="http://schemas.openxmlformats.org/package/2006/relationships"><Relationship Id="rId1" Type="http://schemas.openxmlformats.org/officeDocument/2006/relationships/image" Target="media/image102.png"/></Relationships>
</file>

<file path=word/_rels/header24.xml.rels><?xml version="1.0" encoding="UTF-8" standalone="yes"?><Relationships xmlns="http://schemas.openxmlformats.org/package/2006/relationships"><Relationship Id="rId1" Type="http://schemas.openxmlformats.org/officeDocument/2006/relationships/image" Target="media/image113.png"/></Relationships>
</file>

<file path=word/_rels/header25.xml.rels><?xml version="1.0" encoding="UTF-8" standalone="yes"?><Relationships xmlns="http://schemas.openxmlformats.org/package/2006/relationships"><Relationship Id="rId1" Type="http://schemas.openxmlformats.org/officeDocument/2006/relationships/image" Target="media/image29.png"/></Relationships>
</file>

<file path=word/_rels/header27.xml.rels><?xml version="1.0" encoding="UTF-8" standalone="yes"?><Relationships xmlns="http://schemas.openxmlformats.org/package/2006/relationships"><Relationship Id="rId1" Type="http://schemas.openxmlformats.org/officeDocument/2006/relationships/image" Target="media/image49.png"/></Relationships>
</file>

<file path=word/_rels/header29.xml.rels><?xml version="1.0" encoding="UTF-8" standalone="yes"?><Relationships xmlns="http://schemas.openxmlformats.org/package/2006/relationships"><Relationship Id="rId1" Type="http://schemas.openxmlformats.org/officeDocument/2006/relationships/image" Target="media/image41.png"/></Relationships>
</file>

<file path=word/_rels/header30.xml.rels><?xml version="1.0" encoding="UTF-8" standalone="yes"?><Relationships xmlns="http://schemas.openxmlformats.org/package/2006/relationships"><Relationship Id="rId1" Type="http://schemas.openxmlformats.org/officeDocument/2006/relationships/image" Target="media/image53.png"/></Relationships>
</file>

<file path=word/_rels/header32.xml.rels><?xml version="1.0" encoding="UTF-8" standalone="yes"?><Relationships xmlns="http://schemas.openxmlformats.org/package/2006/relationships"><Relationship Id="rId1" Type="http://schemas.openxmlformats.org/officeDocument/2006/relationships/image" Target="media/image63.png"/></Relationships>
</file>

<file path=word/_rels/header33.xml.rels><?xml version="1.0" encoding="UTF-8" standalone="yes"?><Relationships xmlns="http://schemas.openxmlformats.org/package/2006/relationships"><Relationship Id="rId1" Type="http://schemas.openxmlformats.org/officeDocument/2006/relationships/image" Target="media/image57.png"/></Relationships>
</file>

<file path=word/_rels/header34.xml.rels><?xml version="1.0" encoding="UTF-8" standalone="yes"?><Relationships xmlns="http://schemas.openxmlformats.org/package/2006/relationships"><Relationship Id="rId1" Type="http://schemas.openxmlformats.org/officeDocument/2006/relationships/image" Target="media/image45.png"/></Relationships>
</file>

<file path=word/_rels/header36.xml.rels><?xml version="1.0" encoding="UTF-8" standalone="yes"?><Relationships xmlns="http://schemas.openxmlformats.org/package/2006/relationships"><Relationship Id="rId1" Type="http://schemas.openxmlformats.org/officeDocument/2006/relationships/image" Target="media/image26.png"/></Relationships>
</file>

<file path=word/_rels/header8.xml.rels><?xml version="1.0" encoding="UTF-8" standalone="yes"?><Relationships xmlns="http://schemas.openxmlformats.org/package/2006/relationships"><Relationship Id="rId1" Type="http://schemas.openxmlformats.org/officeDocument/2006/relationships/image" Target="media/image24.png"/></Relationships>
</file>

<file path=word/_rels/header9.xml.rels><?xml version="1.0" encoding="UTF-8" standalone="yes"?><Relationships xmlns="http://schemas.openxmlformats.org/package/2006/relationships"><Relationship Id="rId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yoJ9aKUxt+MfqurC8BACQ/TVCA==">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2023-10-15T15:07:00Z</dcterms:created>
  <dc:creator>dacs1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32A2C695B0884759866E4E510070F18D_12</vt:lpwstr>
  </property>
</Properties>
</file>